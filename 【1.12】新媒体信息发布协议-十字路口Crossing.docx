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95C0A" w14:textId="77777777" w:rsidR="00EF725C" w:rsidRDefault="00000000">
      <w:pPr>
        <w:ind w:firstLineChars="900" w:firstLine="3253"/>
        <w:rPr>
          <w:rFonts w:ascii="SimHei" w:eastAsia="SimHei" w:hAnsi="SimHei"/>
          <w:b/>
          <w:color w:val="000000"/>
          <w:sz w:val="36"/>
          <w:szCs w:val="36"/>
          <w:shd w:val="clear" w:color="auto" w:fill="FFFFFF"/>
        </w:rPr>
      </w:pPr>
      <w:r>
        <w:rPr>
          <w:rFonts w:ascii="SimHei" w:eastAsia="SimHei" w:hAnsi="SimHei" w:hint="eastAsia"/>
          <w:b/>
          <w:color w:val="000000"/>
          <w:sz w:val="36"/>
          <w:szCs w:val="36"/>
          <w:shd w:val="clear" w:color="auto" w:fill="FFFFFF"/>
        </w:rPr>
        <w:t>新媒体信息发布协议</w:t>
      </w:r>
    </w:p>
    <w:p w14:paraId="3E7CC180" w14:textId="77777777" w:rsidR="00EF725C" w:rsidRDefault="00EF725C">
      <w:pPr>
        <w:ind w:firstLineChars="900" w:firstLine="2530"/>
        <w:rPr>
          <w:rFonts w:ascii="SimHei" w:eastAsia="SimHei" w:hAnsi="SimHei"/>
          <w:b/>
          <w:color w:val="000000"/>
          <w:sz w:val="28"/>
          <w:szCs w:val="28"/>
          <w:shd w:val="clear" w:color="auto" w:fill="FFFFFF"/>
        </w:rPr>
      </w:pPr>
    </w:p>
    <w:p w14:paraId="53182B7B" w14:textId="77777777" w:rsidR="00EF725C" w:rsidRDefault="00000000">
      <w:pPr>
        <w:spacing w:line="360" w:lineRule="auto"/>
        <w:jc w:val="left"/>
        <w:rPr>
          <w:rFonts w:ascii="SimHei" w:eastAsia="SimHei" w:hAnsi="SimHei"/>
          <w:b/>
          <w:sz w:val="24"/>
          <w:szCs w:val="24"/>
        </w:rPr>
      </w:pPr>
      <w:r>
        <w:rPr>
          <w:rFonts w:ascii="SimHei" w:eastAsia="SimHei" w:hAnsi="SimHei"/>
          <w:b/>
          <w:sz w:val="24"/>
          <w:szCs w:val="24"/>
        </w:rPr>
        <w:t>甲方</w:t>
      </w:r>
      <w:r>
        <w:rPr>
          <w:rFonts w:ascii="SimHei" w:eastAsia="SimHei" w:hAnsi="SimHei" w:hint="eastAsia"/>
          <w:b/>
          <w:sz w:val="24"/>
          <w:szCs w:val="24"/>
        </w:rPr>
        <w:t>：上海新榜信息技术股份有限公司</w:t>
      </w:r>
    </w:p>
    <w:p w14:paraId="614901AC" w14:textId="77777777" w:rsidR="00EF725C" w:rsidRDefault="00000000">
      <w:pPr>
        <w:spacing w:line="360" w:lineRule="auto"/>
        <w:jc w:val="left"/>
        <w:rPr>
          <w:rFonts w:ascii="SimHei" w:eastAsia="SimHei" w:hAnsi="SimHei"/>
          <w:b/>
          <w:sz w:val="24"/>
          <w:szCs w:val="24"/>
        </w:rPr>
      </w:pPr>
      <w:r>
        <w:rPr>
          <w:rFonts w:ascii="SimHei" w:eastAsia="SimHei" w:hAnsi="SimHei" w:hint="eastAsia"/>
          <w:b/>
          <w:sz w:val="24"/>
          <w:szCs w:val="24"/>
        </w:rPr>
        <w:t>地址：</w:t>
      </w:r>
      <w:r>
        <w:rPr>
          <w:rFonts w:ascii="SimHei" w:eastAsia="SimHei" w:hAnsi="SimHei" w:cs="SimSun" w:hint="eastAsia"/>
          <w:b/>
          <w:color w:val="000000"/>
          <w:sz w:val="24"/>
          <w:szCs w:val="24"/>
          <w:u w:color="000000"/>
          <w:lang w:val="zh-TW"/>
        </w:rPr>
        <w:t>上海市徐汇区龙文路317号星瀚广场2号楼17楼</w:t>
      </w:r>
    </w:p>
    <w:p w14:paraId="48D20437" w14:textId="77777777" w:rsidR="00EF725C" w:rsidRDefault="00000000">
      <w:pPr>
        <w:spacing w:line="360" w:lineRule="auto"/>
        <w:jc w:val="left"/>
        <w:rPr>
          <w:rFonts w:ascii="SimHei" w:eastAsia="SimHei" w:hAnsi="SimHei"/>
          <w:b/>
          <w:sz w:val="24"/>
          <w:szCs w:val="24"/>
        </w:rPr>
      </w:pPr>
      <w:r>
        <w:rPr>
          <w:rFonts w:ascii="SimHei" w:eastAsia="SimHei" w:hAnsi="SimHei" w:hint="eastAsia"/>
          <w:b/>
          <w:sz w:val="24"/>
          <w:szCs w:val="24"/>
        </w:rPr>
        <w:t>法定代表人：徐俊</w:t>
      </w:r>
    </w:p>
    <w:p w14:paraId="3BF89EED" w14:textId="77777777" w:rsidR="00EF725C" w:rsidRDefault="00000000">
      <w:pPr>
        <w:spacing w:line="360" w:lineRule="auto"/>
        <w:jc w:val="left"/>
        <w:rPr>
          <w:rFonts w:ascii="SimHei" w:eastAsia="SimHei" w:hAnsi="SimHei"/>
          <w:b/>
          <w:sz w:val="24"/>
          <w:szCs w:val="24"/>
        </w:rPr>
      </w:pPr>
      <w:r>
        <w:rPr>
          <w:rFonts w:ascii="SimHei" w:eastAsia="SimHei" w:hAnsi="SimHei" w:hint="eastAsia"/>
          <w:b/>
          <w:sz w:val="24"/>
          <w:szCs w:val="24"/>
        </w:rPr>
        <w:t>联系人：</w:t>
      </w:r>
      <w:ins w:id="0" w:author="擀面皮" w:date="2025-12-18T17:22:00Z">
        <w:r>
          <w:rPr>
            <w:rFonts w:ascii="SimHei" w:eastAsia="SimHei" w:hAnsi="SimHei" w:hint="eastAsia"/>
            <w:b/>
            <w:sz w:val="24"/>
            <w:szCs w:val="24"/>
          </w:rPr>
          <w:t>王串红</w:t>
        </w:r>
      </w:ins>
    </w:p>
    <w:p w14:paraId="4BF5C7FB" w14:textId="77777777" w:rsidR="00EF725C" w:rsidRDefault="00000000">
      <w:pPr>
        <w:spacing w:line="360" w:lineRule="auto"/>
        <w:rPr>
          <w:rFonts w:ascii="SimHei" w:eastAsia="SimHei" w:hAnsi="SimHei"/>
          <w:b/>
          <w:sz w:val="24"/>
          <w:szCs w:val="24"/>
        </w:rPr>
      </w:pPr>
      <w:r>
        <w:rPr>
          <w:rFonts w:ascii="SimHei" w:eastAsia="SimHei" w:hAnsi="SimHei" w:hint="eastAsia"/>
          <w:b/>
          <w:sz w:val="24"/>
          <w:szCs w:val="24"/>
        </w:rPr>
        <w:t>联系电话：</w:t>
      </w:r>
      <w:ins w:id="1" w:author="擀面皮" w:date="2025-12-18T17:22:00Z">
        <w:r>
          <w:rPr>
            <w:rFonts w:ascii="SimHei" w:eastAsia="SimHei" w:hAnsi="SimHei" w:hint="eastAsia"/>
            <w:b/>
            <w:sz w:val="24"/>
            <w:szCs w:val="24"/>
          </w:rPr>
          <w:t>15025845504</w:t>
        </w:r>
      </w:ins>
    </w:p>
    <w:p w14:paraId="2F05D8E1" w14:textId="77777777" w:rsidR="00EF725C" w:rsidRDefault="00EF725C">
      <w:pPr>
        <w:spacing w:line="360" w:lineRule="auto"/>
        <w:rPr>
          <w:rFonts w:ascii="SimHei" w:eastAsia="SimHei" w:hAnsi="SimHei"/>
          <w:b/>
          <w:sz w:val="24"/>
          <w:szCs w:val="24"/>
        </w:rPr>
      </w:pPr>
    </w:p>
    <w:p w14:paraId="2A737C17" w14:textId="77777777" w:rsidR="00EF725C" w:rsidRDefault="00000000">
      <w:pPr>
        <w:spacing w:line="360" w:lineRule="auto"/>
        <w:rPr>
          <w:rFonts w:ascii="SimHei" w:eastAsia="SimHei" w:hAnsi="SimHei"/>
          <w:b/>
          <w:sz w:val="24"/>
          <w:szCs w:val="24"/>
        </w:rPr>
      </w:pPr>
      <w:r>
        <w:rPr>
          <w:rFonts w:ascii="SimHei" w:eastAsia="SimHei" w:hAnsi="SimHei" w:hint="eastAsia"/>
          <w:b/>
          <w:sz w:val="24"/>
          <w:szCs w:val="24"/>
        </w:rPr>
        <w:t>乙方：</w:t>
      </w:r>
      <w:ins w:id="2" w:author="lei zhong" w:date="2025-12-31T15:01:00Z">
        <w:r>
          <w:t>固始县通罗马信息服务工作室</w:t>
        </w:r>
        <w:r>
          <w:t>(</w:t>
        </w:r>
        <w:r>
          <w:t>个体工商户</w:t>
        </w:r>
        <w:r>
          <w:t>)</w:t>
        </w:r>
      </w:ins>
      <w:ins w:id="3" w:author="擀面皮" w:date="2025-12-18T17:22:00Z">
        <w:del w:id="4" w:author="lei zhong" w:date="2025-12-31T15:00:00Z">
          <w:r>
            <w:rPr>
              <w:rFonts w:ascii="Microsoft YaHei" w:eastAsia="Microsoft YaHei" w:hAnsi="Microsoft YaHei" w:hint="eastAsia"/>
              <w:b/>
              <w:sz w:val="24"/>
              <w:szCs w:val="24"/>
            </w:rPr>
            <w:delText>上海十拿九稳科技有限公司</w:delText>
          </w:r>
        </w:del>
      </w:ins>
      <w:r>
        <w:rPr>
          <w:rFonts w:ascii="SimHei" w:eastAsia="SimHei" w:hAnsi="SimHei" w:hint="eastAsia"/>
          <w:b/>
          <w:sz w:val="24"/>
          <w:szCs w:val="24"/>
        </w:rPr>
        <w:t xml:space="preserve"> </w:t>
      </w:r>
    </w:p>
    <w:p w14:paraId="2B6C3F78" w14:textId="0C883181" w:rsidR="00EF725C" w:rsidRDefault="00000000">
      <w:pPr>
        <w:spacing w:line="360" w:lineRule="auto"/>
        <w:rPr>
          <w:rFonts w:ascii="SimHei" w:eastAsia="SimHei" w:hAnsi="SimHei"/>
          <w:b/>
          <w:sz w:val="24"/>
          <w:szCs w:val="24"/>
        </w:rPr>
      </w:pPr>
      <w:r>
        <w:rPr>
          <w:rFonts w:ascii="SimHei" w:eastAsia="SimHei" w:hAnsi="SimHei" w:hint="eastAsia"/>
          <w:b/>
          <w:sz w:val="24"/>
          <w:szCs w:val="24"/>
        </w:rPr>
        <w:t>地址：</w:t>
      </w:r>
      <w:ins w:id="5" w:author="lei zhong" w:date="2026-01-14T09:31:00Z" w16du:dateUtc="2026-01-14T01:31:00Z">
        <w:r w:rsidR="00C04266">
          <w:t>固始县通罗马信息服务工作室</w:t>
        </w:r>
        <w:r w:rsidR="00C04266">
          <w:t>(</w:t>
        </w:r>
        <w:r w:rsidR="00C04266">
          <w:t>个体工商户</w:t>
        </w:r>
        <w:r w:rsidR="00C04266">
          <w:t>)</w:t>
        </w:r>
      </w:ins>
      <w:ins w:id="6" w:author="擀面皮" w:date="2025-12-18T17:22:00Z">
        <w:del w:id="7" w:author="lei zhong" w:date="2026-01-14T09:31:00Z" w16du:dateUtc="2026-01-14T01:31:00Z">
          <w:r w:rsidDel="00C04266">
            <w:rPr>
              <w:rFonts w:ascii="Microsoft YaHei" w:eastAsia="Microsoft YaHei" w:hAnsi="Microsoft YaHei"/>
              <w:b/>
              <w:sz w:val="24"/>
              <w:szCs w:val="24"/>
            </w:rPr>
            <w:delText>上海市徐汇区田林路487号27号楼2层11号工</w:delText>
          </w:r>
          <w:r w:rsidDel="00C04266">
            <w:rPr>
              <w:rFonts w:ascii="Microsoft YaHei" w:eastAsia="Microsoft YaHei" w:hAnsi="Microsoft YaHei" w:hint="eastAsia"/>
              <w:b/>
              <w:sz w:val="24"/>
              <w:szCs w:val="24"/>
            </w:rPr>
            <w:delText>位</w:delText>
          </w:r>
        </w:del>
      </w:ins>
      <w:del w:id="8" w:author="lei zhong" w:date="2026-01-14T09:31:00Z" w16du:dateUtc="2026-01-14T01:31:00Z">
        <w:r w:rsidDel="00C04266">
          <w:rPr>
            <w:rFonts w:ascii="SimHei" w:eastAsia="SimHei" w:hAnsi="SimHei" w:hint="eastAsia"/>
            <w:b/>
            <w:sz w:val="24"/>
            <w:szCs w:val="24"/>
          </w:rPr>
          <w:delText xml:space="preserve"> </w:delText>
        </w:r>
      </w:del>
    </w:p>
    <w:p w14:paraId="72CBB283" w14:textId="77777777" w:rsidR="00EF725C" w:rsidRDefault="00000000">
      <w:pPr>
        <w:spacing w:line="360" w:lineRule="auto"/>
        <w:rPr>
          <w:rFonts w:ascii="SimHei" w:eastAsia="SimHei" w:hAnsi="SimHei"/>
          <w:b/>
          <w:sz w:val="24"/>
          <w:szCs w:val="24"/>
        </w:rPr>
      </w:pPr>
      <w:r>
        <w:rPr>
          <w:rFonts w:ascii="SimHei" w:eastAsia="SimHei" w:hAnsi="SimHei" w:hint="eastAsia"/>
          <w:b/>
          <w:sz w:val="24"/>
          <w:szCs w:val="24"/>
        </w:rPr>
        <w:t xml:space="preserve">法定代表人： </w:t>
      </w:r>
      <w:ins w:id="9" w:author="lei zhong" w:date="2025-12-31T15:01:00Z">
        <w:r>
          <w:rPr>
            <w:rFonts w:ascii="SimHei" w:eastAsia="SimHei" w:hAnsi="SimHei" w:hint="eastAsia"/>
            <w:b/>
            <w:sz w:val="24"/>
            <w:szCs w:val="24"/>
          </w:rPr>
          <w:t>钟磊</w:t>
        </w:r>
      </w:ins>
      <w:ins w:id="10" w:author="擀面皮" w:date="2025-12-22T14:27:00Z">
        <w:del w:id="11" w:author="lei zhong" w:date="2025-12-31T15:01:00Z">
          <w:r>
            <w:rPr>
              <w:rFonts w:ascii="SimHei" w:eastAsia="SimHei" w:hAnsi="SimHei" w:hint="eastAsia"/>
              <w:b/>
              <w:sz w:val="24"/>
              <w:szCs w:val="24"/>
            </w:rPr>
            <w:delText>肖又歌</w:delText>
          </w:r>
        </w:del>
      </w:ins>
    </w:p>
    <w:p w14:paraId="0B8C3637" w14:textId="3DA046A1" w:rsidR="00EF725C" w:rsidRDefault="00000000">
      <w:pPr>
        <w:spacing w:line="360" w:lineRule="auto"/>
        <w:rPr>
          <w:rFonts w:ascii="SimHei" w:eastAsia="SimHei" w:hAnsi="SimHei"/>
          <w:b/>
          <w:sz w:val="24"/>
          <w:szCs w:val="24"/>
        </w:rPr>
      </w:pPr>
      <w:r>
        <w:rPr>
          <w:rFonts w:ascii="SimHei" w:eastAsia="SimHei" w:hAnsi="SimHei" w:hint="eastAsia"/>
          <w:b/>
          <w:sz w:val="24"/>
          <w:szCs w:val="24"/>
        </w:rPr>
        <w:t>联系人：</w:t>
      </w:r>
      <w:ins w:id="12" w:author="lei zhong" w:date="2026-01-14T09:37:00Z" w16du:dateUtc="2026-01-14T01:37:00Z">
        <w:r w:rsidR="00C04266">
          <w:rPr>
            <w:rFonts w:ascii="Microsoft YaHei" w:eastAsia="Microsoft YaHei" w:hAnsi="Microsoft YaHei" w:hint="eastAsia"/>
            <w:b/>
            <w:sz w:val="24"/>
            <w:szCs w:val="24"/>
          </w:rPr>
          <w:t>钟磊</w:t>
        </w:r>
      </w:ins>
      <w:ins w:id="13" w:author="擀面皮" w:date="2025-12-18T17:22:00Z">
        <w:del w:id="14" w:author="lei zhong" w:date="2026-01-14T09:37:00Z" w16du:dateUtc="2026-01-14T01:37:00Z">
          <w:r w:rsidDel="00C04266">
            <w:rPr>
              <w:rFonts w:ascii="Microsoft YaHei" w:eastAsia="Microsoft YaHei" w:hAnsi="Microsoft YaHei" w:hint="eastAsia"/>
              <w:b/>
              <w:sz w:val="24"/>
              <w:szCs w:val="24"/>
            </w:rPr>
            <w:delText>杨远骋</w:delText>
          </w:r>
        </w:del>
      </w:ins>
    </w:p>
    <w:p w14:paraId="4816B306" w14:textId="6D579204" w:rsidR="00EF725C" w:rsidRDefault="00000000">
      <w:pPr>
        <w:spacing w:line="360" w:lineRule="auto"/>
        <w:rPr>
          <w:rFonts w:ascii="SimHei" w:eastAsia="SimHei" w:hAnsi="SimHei" w:hint="eastAsia"/>
          <w:b/>
          <w:sz w:val="24"/>
          <w:szCs w:val="24"/>
        </w:rPr>
      </w:pPr>
      <w:r>
        <w:rPr>
          <w:rFonts w:ascii="SimHei" w:eastAsia="SimHei" w:hAnsi="SimHei" w:hint="eastAsia"/>
          <w:b/>
          <w:sz w:val="24"/>
          <w:szCs w:val="24"/>
        </w:rPr>
        <w:t>联系电话：</w:t>
      </w:r>
      <w:ins w:id="15" w:author="擀面皮" w:date="2025-12-18T17:22:00Z">
        <w:r>
          <w:rPr>
            <w:rFonts w:ascii="Microsoft YaHei" w:eastAsia="Microsoft YaHei" w:hAnsi="Microsoft YaHei"/>
            <w:b/>
            <w:sz w:val="24"/>
            <w:szCs w:val="24"/>
          </w:rPr>
          <w:t>1</w:t>
        </w:r>
      </w:ins>
      <w:ins w:id="16" w:author="lei zhong" w:date="2026-01-14T09:37:00Z" w16du:dateUtc="2026-01-14T01:37:00Z">
        <w:r w:rsidR="00C04266">
          <w:rPr>
            <w:rFonts w:ascii="Microsoft YaHei" w:eastAsia="Microsoft YaHei" w:hAnsi="Microsoft YaHei" w:hint="eastAsia"/>
            <w:b/>
            <w:sz w:val="24"/>
            <w:szCs w:val="24"/>
          </w:rPr>
          <w:t>5680432443</w:t>
        </w:r>
      </w:ins>
      <w:ins w:id="17" w:author="擀面皮" w:date="2025-12-18T17:22:00Z">
        <w:del w:id="18" w:author="lei zhong" w:date="2026-01-14T09:37:00Z" w16du:dateUtc="2026-01-14T01:37:00Z">
          <w:r w:rsidDel="00C04266">
            <w:rPr>
              <w:rFonts w:ascii="Microsoft YaHei" w:eastAsia="Microsoft YaHei" w:hAnsi="Microsoft YaHei"/>
              <w:b/>
              <w:sz w:val="24"/>
              <w:szCs w:val="24"/>
            </w:rPr>
            <w:delText>8610710877</w:delText>
          </w:r>
        </w:del>
      </w:ins>
    </w:p>
    <w:p w14:paraId="1122A28A" w14:textId="77777777" w:rsidR="00EF725C" w:rsidRDefault="00EF725C">
      <w:pPr>
        <w:spacing w:line="360" w:lineRule="auto"/>
        <w:jc w:val="left"/>
        <w:rPr>
          <w:rFonts w:ascii="SimSun" w:hAnsi="SimSun"/>
          <w:szCs w:val="21"/>
        </w:rPr>
      </w:pPr>
    </w:p>
    <w:p w14:paraId="022D9919" w14:textId="77777777" w:rsidR="00EF725C" w:rsidRDefault="00EF725C">
      <w:pPr>
        <w:spacing w:line="360" w:lineRule="auto"/>
        <w:jc w:val="left"/>
        <w:rPr>
          <w:rFonts w:ascii="SimSun" w:hAnsi="SimSun"/>
          <w:szCs w:val="21"/>
        </w:rPr>
      </w:pPr>
    </w:p>
    <w:p w14:paraId="4CBC1222" w14:textId="77777777" w:rsidR="00EF725C" w:rsidRDefault="00000000">
      <w:pPr>
        <w:pStyle w:val="1"/>
        <w:numPr>
          <w:ilvl w:val="0"/>
          <w:numId w:val="1"/>
        </w:numPr>
        <w:spacing w:line="360" w:lineRule="auto"/>
        <w:jc w:val="left"/>
        <w:rPr>
          <w:rFonts w:ascii="SimHei" w:eastAsia="SimHei" w:hAnsi="SimHei"/>
          <w:b/>
          <w:sz w:val="28"/>
          <w:szCs w:val="21"/>
        </w:rPr>
      </w:pPr>
      <w:r>
        <w:rPr>
          <w:rFonts w:ascii="SimHei" w:eastAsia="SimHei" w:hAnsi="SimHei" w:hint="eastAsia"/>
          <w:b/>
          <w:sz w:val="28"/>
          <w:szCs w:val="21"/>
        </w:rPr>
        <w:t>协议期限</w:t>
      </w:r>
    </w:p>
    <w:p w14:paraId="66108D7F" w14:textId="77777777" w:rsidR="00EF725C" w:rsidRDefault="00000000">
      <w:pPr>
        <w:pStyle w:val="1"/>
        <w:numPr>
          <w:ilvl w:val="1"/>
          <w:numId w:val="2"/>
        </w:numPr>
        <w:spacing w:line="360" w:lineRule="auto"/>
        <w:jc w:val="left"/>
        <w:rPr>
          <w:sz w:val="22"/>
        </w:rPr>
      </w:pPr>
      <w:r>
        <w:rPr>
          <w:rFonts w:hint="eastAsia"/>
          <w:sz w:val="22"/>
        </w:rPr>
        <w:t>自</w:t>
      </w:r>
      <w:r>
        <w:rPr>
          <w:sz w:val="22"/>
          <w:u w:val="single"/>
        </w:rPr>
        <w:t xml:space="preserve">   </w:t>
      </w:r>
      <w:ins w:id="19" w:author="擀面皮" w:date="2025-12-18T17:23:00Z">
        <w:r>
          <w:rPr>
            <w:rFonts w:hint="eastAsia"/>
            <w:sz w:val="22"/>
            <w:u w:val="single"/>
          </w:rPr>
          <w:t>202</w:t>
        </w:r>
      </w:ins>
      <w:ins w:id="20" w:author="擀面皮" w:date="2026-01-12T15:17:00Z">
        <w:r>
          <w:rPr>
            <w:rFonts w:hint="eastAsia"/>
            <w:sz w:val="22"/>
            <w:u w:val="single"/>
          </w:rPr>
          <w:t>6</w:t>
        </w:r>
      </w:ins>
      <w:ins w:id="21" w:author="擀面皮" w:date="2025-12-18T17:23:00Z">
        <w:del w:id="22" w:author="擀面皮" w:date="2026-01-12T15:17:00Z">
          <w:r>
            <w:rPr>
              <w:rFonts w:hint="eastAsia"/>
              <w:sz w:val="22"/>
              <w:u w:val="single"/>
            </w:rPr>
            <w:delText>5</w:delText>
          </w:r>
        </w:del>
      </w:ins>
      <w:r>
        <w:rPr>
          <w:sz w:val="22"/>
          <w:u w:val="single"/>
        </w:rPr>
        <w:t xml:space="preserve">  </w:t>
      </w:r>
      <w:r>
        <w:rPr>
          <w:rFonts w:hint="eastAsia"/>
          <w:sz w:val="22"/>
        </w:rPr>
        <w:t>年</w:t>
      </w:r>
      <w:r>
        <w:rPr>
          <w:sz w:val="22"/>
          <w:u w:val="single"/>
        </w:rPr>
        <w:t xml:space="preserve">  </w:t>
      </w:r>
      <w:ins w:id="23" w:author="擀面皮" w:date="2025-12-18T17:23:00Z">
        <w:r>
          <w:rPr>
            <w:rFonts w:hint="eastAsia"/>
            <w:sz w:val="22"/>
            <w:u w:val="single"/>
          </w:rPr>
          <w:t>1</w:t>
        </w:r>
        <w:del w:id="24" w:author="擀面皮" w:date="2026-01-12T15:17:00Z">
          <w:r>
            <w:rPr>
              <w:rFonts w:hint="eastAsia"/>
              <w:sz w:val="22"/>
              <w:u w:val="single"/>
            </w:rPr>
            <w:delText>2</w:delText>
          </w:r>
        </w:del>
      </w:ins>
      <w:r>
        <w:rPr>
          <w:sz w:val="22"/>
          <w:u w:val="single"/>
        </w:rPr>
        <w:t xml:space="preserve">  </w:t>
      </w:r>
      <w:r>
        <w:rPr>
          <w:rFonts w:hint="eastAsia"/>
          <w:sz w:val="22"/>
        </w:rPr>
        <w:t>月</w:t>
      </w:r>
      <w:r>
        <w:rPr>
          <w:sz w:val="22"/>
          <w:u w:val="single"/>
        </w:rPr>
        <w:t xml:space="preserve"> </w:t>
      </w:r>
      <w:del w:id="25" w:author="擀面皮" w:date="2026-01-12T15:17:00Z">
        <w:r>
          <w:rPr>
            <w:sz w:val="22"/>
            <w:u w:val="single"/>
          </w:rPr>
          <w:delText xml:space="preserve"> </w:delText>
        </w:r>
      </w:del>
      <w:ins w:id="26" w:author="擀面皮" w:date="2025-12-31T14:19:00Z">
        <w:del w:id="27" w:author="擀面皮" w:date="2026-01-12T15:17:00Z">
          <w:r>
            <w:rPr>
              <w:sz w:val="22"/>
              <w:u w:val="single"/>
            </w:rPr>
            <w:delText>31</w:delText>
          </w:r>
        </w:del>
      </w:ins>
      <w:ins w:id="28" w:author="擀面皮" w:date="2026-01-12T15:17:00Z">
        <w:r>
          <w:rPr>
            <w:rFonts w:hint="eastAsia"/>
            <w:sz w:val="22"/>
            <w:u w:val="single"/>
          </w:rPr>
          <w:t>12</w:t>
        </w:r>
      </w:ins>
      <w:r>
        <w:rPr>
          <w:sz w:val="22"/>
          <w:u w:val="single"/>
        </w:rPr>
        <w:t xml:space="preserve">  </w:t>
      </w:r>
      <w:r>
        <w:rPr>
          <w:rFonts w:hint="eastAsia"/>
          <w:sz w:val="22"/>
        </w:rPr>
        <w:t>日至</w:t>
      </w:r>
      <w:r>
        <w:rPr>
          <w:sz w:val="22"/>
          <w:u w:val="single"/>
        </w:rPr>
        <w:t xml:space="preserve">   </w:t>
      </w:r>
      <w:ins w:id="29" w:author="擀面皮" w:date="2025-12-18T17:23:00Z">
        <w:r>
          <w:rPr>
            <w:rFonts w:hint="eastAsia"/>
            <w:sz w:val="22"/>
            <w:u w:val="single"/>
          </w:rPr>
          <w:t>202</w:t>
        </w:r>
      </w:ins>
      <w:ins w:id="30" w:author="擀面皮" w:date="2026-01-12T15:18:00Z">
        <w:r>
          <w:rPr>
            <w:rFonts w:hint="eastAsia"/>
            <w:sz w:val="22"/>
            <w:u w:val="single"/>
          </w:rPr>
          <w:t>7</w:t>
        </w:r>
      </w:ins>
      <w:ins w:id="31" w:author="擀面皮" w:date="2025-12-18T17:23:00Z">
        <w:del w:id="32" w:author="擀面皮" w:date="2026-01-12T15:18:00Z">
          <w:r>
            <w:rPr>
              <w:rFonts w:hint="eastAsia"/>
              <w:sz w:val="22"/>
              <w:u w:val="single"/>
            </w:rPr>
            <w:delText>6</w:delText>
          </w:r>
        </w:del>
      </w:ins>
      <w:del w:id="33" w:author="擀面皮" w:date="2025-12-18T17:23:00Z">
        <w:r>
          <w:rPr>
            <w:sz w:val="22"/>
            <w:u w:val="single"/>
          </w:rPr>
          <w:delText xml:space="preserve"> </w:delText>
        </w:r>
      </w:del>
      <w:r>
        <w:rPr>
          <w:sz w:val="22"/>
          <w:u w:val="single"/>
        </w:rPr>
        <w:t xml:space="preserve"> </w:t>
      </w:r>
      <w:r>
        <w:rPr>
          <w:rFonts w:hint="eastAsia"/>
          <w:sz w:val="22"/>
        </w:rPr>
        <w:t>年</w:t>
      </w:r>
      <w:r>
        <w:rPr>
          <w:sz w:val="22"/>
          <w:u w:val="single"/>
        </w:rPr>
        <w:t xml:space="preserve">  </w:t>
      </w:r>
      <w:ins w:id="34" w:author="擀面皮" w:date="2025-12-18T17:23:00Z">
        <w:r>
          <w:rPr>
            <w:rFonts w:hint="eastAsia"/>
            <w:sz w:val="22"/>
            <w:u w:val="single"/>
          </w:rPr>
          <w:t>1</w:t>
        </w:r>
        <w:del w:id="35" w:author="擀面皮" w:date="2026-01-12T15:18:00Z">
          <w:r>
            <w:rPr>
              <w:rFonts w:hint="eastAsia"/>
              <w:sz w:val="22"/>
              <w:u w:val="single"/>
            </w:rPr>
            <w:delText>2</w:delText>
          </w:r>
        </w:del>
      </w:ins>
      <w:del w:id="36" w:author="擀面皮" w:date="2026-01-12T15:18:00Z">
        <w:r>
          <w:rPr>
            <w:sz w:val="22"/>
            <w:u w:val="single"/>
          </w:rPr>
          <w:delText xml:space="preserve"> </w:delText>
        </w:r>
      </w:del>
      <w:r>
        <w:rPr>
          <w:sz w:val="22"/>
          <w:u w:val="single"/>
        </w:rPr>
        <w:t xml:space="preserve"> </w:t>
      </w:r>
      <w:r>
        <w:rPr>
          <w:rFonts w:hint="eastAsia"/>
          <w:sz w:val="22"/>
        </w:rPr>
        <w:t>月</w:t>
      </w:r>
      <w:r>
        <w:rPr>
          <w:sz w:val="22"/>
          <w:u w:val="single"/>
        </w:rPr>
        <w:t xml:space="preserve"> </w:t>
      </w:r>
      <w:del w:id="37" w:author="擀面皮" w:date="2026-01-12T15:18:00Z">
        <w:r>
          <w:rPr>
            <w:sz w:val="22"/>
            <w:u w:val="single"/>
          </w:rPr>
          <w:delText xml:space="preserve"> </w:delText>
        </w:r>
      </w:del>
      <w:ins w:id="38" w:author="擀面皮" w:date="2025-12-31T14:19:00Z">
        <w:del w:id="39" w:author="擀面皮" w:date="2026-01-12T15:18:00Z">
          <w:r>
            <w:rPr>
              <w:sz w:val="22"/>
              <w:u w:val="single"/>
            </w:rPr>
            <w:delText>31</w:delText>
          </w:r>
        </w:del>
      </w:ins>
      <w:ins w:id="40" w:author="擀面皮" w:date="2026-01-12T15:18:00Z">
        <w:r>
          <w:rPr>
            <w:rFonts w:hint="eastAsia"/>
            <w:sz w:val="22"/>
            <w:u w:val="single"/>
          </w:rPr>
          <w:t>11</w:t>
        </w:r>
      </w:ins>
      <w:r>
        <w:rPr>
          <w:sz w:val="22"/>
          <w:u w:val="single"/>
        </w:rPr>
        <w:t xml:space="preserve">  </w:t>
      </w:r>
      <w:r>
        <w:rPr>
          <w:rFonts w:hint="eastAsia"/>
          <w:sz w:val="22"/>
        </w:rPr>
        <w:t>日。合作期内甲乙双方同意共同遵守信息发布相关法律、法规的规定。</w:t>
      </w:r>
    </w:p>
    <w:p w14:paraId="2411379A" w14:textId="77777777" w:rsidR="00EF725C" w:rsidRDefault="00000000">
      <w:pPr>
        <w:pStyle w:val="1"/>
        <w:numPr>
          <w:ilvl w:val="0"/>
          <w:numId w:val="1"/>
        </w:numPr>
        <w:spacing w:line="360" w:lineRule="auto"/>
        <w:jc w:val="left"/>
        <w:rPr>
          <w:rFonts w:ascii="SimHei" w:eastAsia="SimHei" w:hAnsi="SimHei"/>
          <w:b/>
          <w:sz w:val="28"/>
          <w:szCs w:val="21"/>
        </w:rPr>
      </w:pPr>
      <w:r>
        <w:rPr>
          <w:rFonts w:ascii="SimHei" w:eastAsia="SimHei" w:hAnsi="SimHei" w:hint="eastAsia"/>
          <w:b/>
          <w:sz w:val="28"/>
          <w:szCs w:val="21"/>
        </w:rPr>
        <w:t>服务内容与费用支付</w:t>
      </w:r>
    </w:p>
    <w:p w14:paraId="438EC917" w14:textId="77777777" w:rsidR="00EF725C" w:rsidRDefault="00000000">
      <w:pPr>
        <w:pStyle w:val="1"/>
        <w:numPr>
          <w:ilvl w:val="0"/>
          <w:numId w:val="3"/>
        </w:numPr>
        <w:spacing w:line="360" w:lineRule="auto"/>
        <w:ind w:left="360" w:firstLine="0"/>
        <w:jc w:val="left"/>
        <w:rPr>
          <w:sz w:val="22"/>
          <w:szCs w:val="20"/>
        </w:rPr>
      </w:pPr>
      <w:r>
        <w:rPr>
          <w:rFonts w:hint="eastAsia"/>
          <w:sz w:val="22"/>
          <w:szCs w:val="20"/>
        </w:rPr>
        <w:t>服务内容为：</w:t>
      </w:r>
      <w:r>
        <w:rPr>
          <w:rFonts w:hint="eastAsia"/>
          <w:sz w:val="22"/>
          <w:szCs w:val="20"/>
          <w:u w:val="single"/>
        </w:rPr>
        <w:t>新媒体信息发布，具体详见下表《信息发布单》</w:t>
      </w:r>
      <w:r>
        <w:rPr>
          <w:rFonts w:hint="eastAsia"/>
          <w:sz w:val="22"/>
          <w:szCs w:val="20"/>
        </w:rPr>
        <w:t>。</w:t>
      </w:r>
    </w:p>
    <w:tbl>
      <w:tblPr>
        <w:tblW w:w="10348" w:type="dxa"/>
        <w:jc w:val="center"/>
        <w:tblCellSpacing w:w="15" w:type="dxa"/>
        <w:shd w:val="clear" w:color="auto" w:fill="666666"/>
        <w:tblLayout w:type="fixed"/>
        <w:tblCellMar>
          <w:left w:w="0" w:type="dxa"/>
          <w:right w:w="0" w:type="dxa"/>
        </w:tblCellMar>
        <w:tblLook w:val="04A0" w:firstRow="1" w:lastRow="0" w:firstColumn="1" w:lastColumn="0" w:noHBand="0" w:noVBand="1"/>
      </w:tblPr>
      <w:tblGrid>
        <w:gridCol w:w="10348"/>
      </w:tblGrid>
      <w:tr w:rsidR="00EF725C" w14:paraId="3A175C81" w14:textId="77777777">
        <w:trPr>
          <w:trHeight w:val="7586"/>
          <w:tblCellSpacing w:w="15" w:type="dxa"/>
          <w:jc w:val="center"/>
        </w:trPr>
        <w:tc>
          <w:tcPr>
            <w:tcW w:w="10288" w:type="dxa"/>
            <w:tcBorders>
              <w:bottom w:val="single" w:sz="4" w:space="0" w:color="auto"/>
            </w:tcBorders>
            <w:shd w:val="clear" w:color="auto" w:fill="FFFFFF"/>
            <w:vAlign w:val="center"/>
          </w:tcPr>
          <w:p w14:paraId="3434E418" w14:textId="77777777" w:rsidR="00EF725C" w:rsidRDefault="00000000">
            <w:pPr>
              <w:jc w:val="center"/>
              <w:rPr>
                <w:rFonts w:ascii="SimSun" w:hAnsi="SimSun"/>
                <w:b/>
                <w:sz w:val="28"/>
                <w:szCs w:val="28"/>
              </w:rPr>
            </w:pPr>
            <w:r>
              <w:rPr>
                <w:rFonts w:ascii="SimSun" w:hAnsi="SimSun" w:hint="eastAsia"/>
                <w:b/>
                <w:sz w:val="28"/>
                <w:szCs w:val="28"/>
              </w:rPr>
              <w:lastRenderedPageBreak/>
              <w:t>信息发布单</w:t>
            </w:r>
          </w:p>
          <w:tbl>
            <w:tblPr>
              <w:tblW w:w="10313" w:type="dxa"/>
              <w:tblLayout w:type="fixed"/>
              <w:tblLook w:val="04A0" w:firstRow="1" w:lastRow="0" w:firstColumn="1" w:lastColumn="0" w:noHBand="0" w:noVBand="1"/>
            </w:tblPr>
            <w:tblGrid>
              <w:gridCol w:w="1241"/>
              <w:gridCol w:w="851"/>
              <w:gridCol w:w="1868"/>
              <w:gridCol w:w="2101"/>
              <w:gridCol w:w="1417"/>
              <w:gridCol w:w="1276"/>
              <w:gridCol w:w="1559"/>
            </w:tblGrid>
            <w:tr w:rsidR="00EF725C" w14:paraId="524C6931" w14:textId="77777777">
              <w:trPr>
                <w:trHeight w:val="570"/>
              </w:trPr>
              <w:tc>
                <w:tcPr>
                  <w:tcW w:w="1241" w:type="dxa"/>
                  <w:tcBorders>
                    <w:top w:val="single" w:sz="4" w:space="0" w:color="auto"/>
                    <w:left w:val="single" w:sz="4" w:space="0" w:color="auto"/>
                    <w:bottom w:val="single" w:sz="4" w:space="0" w:color="auto"/>
                    <w:right w:val="single" w:sz="4" w:space="0" w:color="auto"/>
                  </w:tcBorders>
                  <w:shd w:val="clear" w:color="000000" w:fill="FFFFFF"/>
                  <w:vAlign w:val="center"/>
                </w:tcPr>
                <w:p w14:paraId="6C1F3BB1" w14:textId="77777777" w:rsidR="00EF725C" w:rsidRDefault="00000000">
                  <w:pPr>
                    <w:widowControl/>
                    <w:jc w:val="center"/>
                    <w:rPr>
                      <w:rFonts w:ascii="SimSun" w:hAnsi="SimSun" w:cs="SimSun"/>
                      <w:b/>
                      <w:bCs/>
                      <w:kern w:val="0"/>
                      <w:sz w:val="22"/>
                    </w:rPr>
                  </w:pPr>
                  <w:r>
                    <w:rPr>
                      <w:rFonts w:ascii="SimSun" w:hAnsi="SimSun" w:cs="SimSun" w:hint="eastAsia"/>
                      <w:b/>
                      <w:bCs/>
                      <w:kern w:val="0"/>
                      <w:sz w:val="22"/>
                    </w:rPr>
                    <w:t>品牌</w:t>
                  </w:r>
                </w:p>
              </w:tc>
              <w:tc>
                <w:tcPr>
                  <w:tcW w:w="851" w:type="dxa"/>
                  <w:tcBorders>
                    <w:top w:val="single" w:sz="4" w:space="0" w:color="auto"/>
                    <w:left w:val="nil"/>
                    <w:bottom w:val="single" w:sz="4" w:space="0" w:color="auto"/>
                    <w:right w:val="single" w:sz="4" w:space="0" w:color="auto"/>
                  </w:tcBorders>
                  <w:shd w:val="clear" w:color="000000" w:fill="FFFFFF"/>
                  <w:vAlign w:val="center"/>
                </w:tcPr>
                <w:p w14:paraId="0541E061" w14:textId="77777777" w:rsidR="00EF725C" w:rsidRDefault="00000000">
                  <w:pPr>
                    <w:widowControl/>
                    <w:jc w:val="center"/>
                    <w:rPr>
                      <w:rFonts w:ascii="SimSun" w:hAnsi="SimSun" w:cs="SimSun"/>
                      <w:b/>
                      <w:bCs/>
                      <w:kern w:val="0"/>
                      <w:sz w:val="22"/>
                    </w:rPr>
                  </w:pPr>
                  <w:r>
                    <w:rPr>
                      <w:rFonts w:ascii="SimSun" w:hAnsi="SimSun" w:cs="SimSun" w:hint="eastAsia"/>
                      <w:b/>
                      <w:bCs/>
                      <w:kern w:val="0"/>
                      <w:sz w:val="22"/>
                    </w:rPr>
                    <w:t>发布平台</w:t>
                  </w:r>
                </w:p>
              </w:tc>
              <w:tc>
                <w:tcPr>
                  <w:tcW w:w="1868" w:type="dxa"/>
                  <w:tcBorders>
                    <w:top w:val="single" w:sz="4" w:space="0" w:color="auto"/>
                    <w:left w:val="single" w:sz="4" w:space="0" w:color="auto"/>
                    <w:bottom w:val="single" w:sz="4" w:space="0" w:color="auto"/>
                    <w:right w:val="single" w:sz="4" w:space="0" w:color="auto"/>
                  </w:tcBorders>
                  <w:shd w:val="clear" w:color="000000" w:fill="FFFFFF"/>
                  <w:vAlign w:val="center"/>
                </w:tcPr>
                <w:p w14:paraId="4B498C14" w14:textId="77777777" w:rsidR="00EF725C" w:rsidRDefault="00000000">
                  <w:pPr>
                    <w:widowControl/>
                    <w:jc w:val="center"/>
                    <w:rPr>
                      <w:rFonts w:ascii="SimSun" w:hAnsi="SimSun" w:cs="SimSun"/>
                      <w:b/>
                      <w:bCs/>
                      <w:kern w:val="0"/>
                      <w:sz w:val="22"/>
                    </w:rPr>
                  </w:pPr>
                  <w:r>
                    <w:rPr>
                      <w:rFonts w:ascii="SimSun" w:hAnsi="SimSun" w:cs="SimSun" w:hint="eastAsia"/>
                      <w:b/>
                      <w:bCs/>
                      <w:kern w:val="0"/>
                      <w:sz w:val="22"/>
                    </w:rPr>
                    <w:t>账号名称</w:t>
                  </w:r>
                </w:p>
              </w:tc>
              <w:tc>
                <w:tcPr>
                  <w:tcW w:w="2101" w:type="dxa"/>
                  <w:tcBorders>
                    <w:top w:val="single" w:sz="4" w:space="0" w:color="auto"/>
                    <w:left w:val="nil"/>
                    <w:bottom w:val="single" w:sz="4" w:space="0" w:color="auto"/>
                    <w:right w:val="single" w:sz="4" w:space="0" w:color="auto"/>
                  </w:tcBorders>
                  <w:shd w:val="clear" w:color="000000" w:fill="FFFFFF"/>
                  <w:vAlign w:val="center"/>
                </w:tcPr>
                <w:p w14:paraId="5F8FC6DC" w14:textId="77777777" w:rsidR="00EF725C" w:rsidRDefault="00000000">
                  <w:pPr>
                    <w:widowControl/>
                    <w:jc w:val="center"/>
                    <w:rPr>
                      <w:rFonts w:ascii="SimSun" w:hAnsi="SimSun" w:cs="SimSun"/>
                      <w:b/>
                      <w:bCs/>
                      <w:color w:val="000000"/>
                      <w:kern w:val="0"/>
                      <w:sz w:val="22"/>
                    </w:rPr>
                  </w:pPr>
                  <w:r>
                    <w:rPr>
                      <w:rFonts w:ascii="SimSun" w:hAnsi="SimSun" w:cs="SimSun" w:hint="eastAsia"/>
                      <w:b/>
                      <w:bCs/>
                      <w:color w:val="000000"/>
                      <w:kern w:val="0"/>
                      <w:sz w:val="22"/>
                    </w:rPr>
                    <w:t>ID号/链接</w:t>
                  </w:r>
                </w:p>
              </w:tc>
              <w:tc>
                <w:tcPr>
                  <w:tcW w:w="1417" w:type="dxa"/>
                  <w:tcBorders>
                    <w:top w:val="single" w:sz="4" w:space="0" w:color="auto"/>
                    <w:left w:val="nil"/>
                    <w:bottom w:val="single" w:sz="4" w:space="0" w:color="auto"/>
                    <w:right w:val="single" w:sz="4" w:space="0" w:color="auto"/>
                  </w:tcBorders>
                  <w:shd w:val="clear" w:color="000000" w:fill="FFFFFF"/>
                  <w:vAlign w:val="center"/>
                </w:tcPr>
                <w:p w14:paraId="29CCDFD5" w14:textId="77777777" w:rsidR="00EF725C" w:rsidRDefault="00000000">
                  <w:pPr>
                    <w:widowControl/>
                    <w:jc w:val="center"/>
                    <w:rPr>
                      <w:rFonts w:ascii="SimSun" w:hAnsi="SimSun" w:cs="SimSun"/>
                      <w:b/>
                      <w:bCs/>
                      <w:color w:val="000000"/>
                      <w:kern w:val="0"/>
                      <w:sz w:val="22"/>
                    </w:rPr>
                  </w:pPr>
                  <w:r>
                    <w:rPr>
                      <w:rFonts w:ascii="SimSun" w:hAnsi="SimSun" w:cs="SimSun" w:hint="eastAsia"/>
                      <w:b/>
                      <w:bCs/>
                      <w:color w:val="000000"/>
                      <w:kern w:val="0"/>
                      <w:sz w:val="22"/>
                    </w:rPr>
                    <w:t>发布时间</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33B3B629" w14:textId="77777777" w:rsidR="00EF725C" w:rsidRDefault="00000000">
                  <w:pPr>
                    <w:widowControl/>
                    <w:jc w:val="center"/>
                    <w:rPr>
                      <w:rFonts w:ascii="SimSun" w:hAnsi="SimSun" w:cs="SimSun"/>
                      <w:b/>
                      <w:bCs/>
                      <w:color w:val="000000"/>
                      <w:kern w:val="0"/>
                      <w:sz w:val="22"/>
                    </w:rPr>
                  </w:pPr>
                  <w:r>
                    <w:rPr>
                      <w:rFonts w:ascii="SimSun" w:hAnsi="SimSun" w:cs="SimSun" w:hint="eastAsia"/>
                      <w:b/>
                      <w:bCs/>
                      <w:color w:val="000000"/>
                      <w:kern w:val="0"/>
                      <w:sz w:val="22"/>
                    </w:rPr>
                    <w:t>发布形式/位置</w:t>
                  </w:r>
                </w:p>
              </w:tc>
              <w:tc>
                <w:tcPr>
                  <w:tcW w:w="1559" w:type="dxa"/>
                  <w:tcBorders>
                    <w:top w:val="single" w:sz="4" w:space="0" w:color="auto"/>
                    <w:left w:val="nil"/>
                    <w:bottom w:val="single" w:sz="4" w:space="0" w:color="auto"/>
                    <w:right w:val="single" w:sz="4" w:space="0" w:color="auto"/>
                  </w:tcBorders>
                  <w:shd w:val="clear" w:color="000000" w:fill="FFFFFF"/>
                  <w:vAlign w:val="center"/>
                </w:tcPr>
                <w:p w14:paraId="10601D30" w14:textId="77777777" w:rsidR="00EF725C" w:rsidRDefault="00000000">
                  <w:pPr>
                    <w:widowControl/>
                    <w:jc w:val="center"/>
                    <w:rPr>
                      <w:rFonts w:ascii="SimSun" w:hAnsi="SimSun" w:cs="SimSun"/>
                      <w:b/>
                      <w:bCs/>
                      <w:color w:val="000000"/>
                      <w:kern w:val="0"/>
                      <w:sz w:val="22"/>
                    </w:rPr>
                  </w:pPr>
                  <w:r>
                    <w:rPr>
                      <w:rFonts w:ascii="SimSun" w:hAnsi="SimSun" w:cs="SimSun" w:hint="eastAsia"/>
                      <w:b/>
                      <w:bCs/>
                      <w:color w:val="000000"/>
                      <w:kern w:val="0"/>
                      <w:sz w:val="22"/>
                    </w:rPr>
                    <w:t>价格</w:t>
                  </w:r>
                </w:p>
              </w:tc>
            </w:tr>
            <w:tr w:rsidR="00EF725C" w14:paraId="3A5C8711" w14:textId="77777777">
              <w:trPr>
                <w:trHeight w:val="495"/>
                <w:del w:id="41" w:author="擀面皮" w:date="2025-12-18T17:23:00Z"/>
              </w:trPr>
              <w:tc>
                <w:tcPr>
                  <w:tcW w:w="1241" w:type="dxa"/>
                  <w:tcBorders>
                    <w:top w:val="nil"/>
                    <w:left w:val="single" w:sz="4" w:space="0" w:color="auto"/>
                    <w:bottom w:val="single" w:sz="4" w:space="0" w:color="auto"/>
                    <w:right w:val="single" w:sz="4" w:space="0" w:color="auto"/>
                  </w:tcBorders>
                  <w:vAlign w:val="center"/>
                </w:tcPr>
                <w:p w14:paraId="586C63D3" w14:textId="77777777" w:rsidR="00EF725C" w:rsidRDefault="00EF725C">
                  <w:pPr>
                    <w:widowControl/>
                    <w:jc w:val="center"/>
                    <w:rPr>
                      <w:del w:id="42" w:author="擀面皮" w:date="2025-12-18T17:23:00Z"/>
                      <w:rFonts w:ascii="SimSun" w:hAnsi="SimSun" w:cs="SimSun"/>
                      <w:kern w:val="0"/>
                      <w:sz w:val="22"/>
                    </w:rPr>
                  </w:pPr>
                </w:p>
              </w:tc>
              <w:tc>
                <w:tcPr>
                  <w:tcW w:w="851" w:type="dxa"/>
                  <w:tcBorders>
                    <w:top w:val="single" w:sz="4" w:space="0" w:color="auto"/>
                    <w:left w:val="nil"/>
                    <w:bottom w:val="single" w:sz="4" w:space="0" w:color="auto"/>
                    <w:right w:val="single" w:sz="4" w:space="0" w:color="auto"/>
                  </w:tcBorders>
                  <w:vAlign w:val="center"/>
                </w:tcPr>
                <w:p w14:paraId="513E8C7D" w14:textId="77777777" w:rsidR="00EF725C" w:rsidRDefault="00EF725C">
                  <w:pPr>
                    <w:widowControl/>
                    <w:jc w:val="center"/>
                    <w:rPr>
                      <w:del w:id="43" w:author="擀面皮" w:date="2025-12-18T17:23:00Z"/>
                      <w:rFonts w:ascii="SimSun" w:hAnsi="SimSun" w:cs="SimSun"/>
                      <w:b/>
                      <w:bCs/>
                      <w:color w:val="000000"/>
                      <w:kern w:val="0"/>
                      <w:sz w:val="22"/>
                    </w:rPr>
                  </w:pPr>
                </w:p>
              </w:tc>
              <w:tc>
                <w:tcPr>
                  <w:tcW w:w="1868" w:type="dxa"/>
                  <w:tcBorders>
                    <w:top w:val="nil"/>
                    <w:left w:val="single" w:sz="4" w:space="0" w:color="auto"/>
                    <w:bottom w:val="single" w:sz="4" w:space="0" w:color="auto"/>
                    <w:right w:val="single" w:sz="4" w:space="0" w:color="auto"/>
                  </w:tcBorders>
                  <w:shd w:val="clear" w:color="000000" w:fill="FFFFFF"/>
                  <w:vAlign w:val="center"/>
                </w:tcPr>
                <w:p w14:paraId="67A07465" w14:textId="77777777" w:rsidR="00EF725C" w:rsidRDefault="00EF725C">
                  <w:pPr>
                    <w:widowControl/>
                    <w:jc w:val="center"/>
                    <w:rPr>
                      <w:del w:id="44" w:author="擀面皮" w:date="2025-12-18T17:23:00Z"/>
                      <w:rFonts w:ascii="SimSun" w:hAnsi="SimSun" w:cs="SimSun"/>
                      <w:b/>
                      <w:bCs/>
                      <w:color w:val="000000"/>
                      <w:kern w:val="0"/>
                      <w:sz w:val="22"/>
                    </w:rPr>
                  </w:pPr>
                </w:p>
              </w:tc>
              <w:tc>
                <w:tcPr>
                  <w:tcW w:w="2101" w:type="dxa"/>
                  <w:tcBorders>
                    <w:top w:val="nil"/>
                    <w:left w:val="nil"/>
                    <w:bottom w:val="single" w:sz="4" w:space="0" w:color="auto"/>
                    <w:right w:val="single" w:sz="4" w:space="0" w:color="auto"/>
                  </w:tcBorders>
                  <w:shd w:val="clear" w:color="000000" w:fill="FFFFFF"/>
                  <w:vAlign w:val="center"/>
                </w:tcPr>
                <w:p w14:paraId="119E307E" w14:textId="77777777" w:rsidR="00EF725C" w:rsidRDefault="00EF725C">
                  <w:pPr>
                    <w:widowControl/>
                    <w:jc w:val="center"/>
                    <w:rPr>
                      <w:del w:id="45" w:author="擀面皮" w:date="2025-12-18T17:23:00Z"/>
                      <w:rFonts w:ascii="SimSun" w:hAnsi="SimSun" w:cs="SimSun"/>
                      <w:b/>
                      <w:bCs/>
                      <w:color w:val="000000"/>
                      <w:kern w:val="0"/>
                      <w:sz w:val="22"/>
                    </w:rPr>
                  </w:pPr>
                </w:p>
              </w:tc>
              <w:tc>
                <w:tcPr>
                  <w:tcW w:w="1417" w:type="dxa"/>
                  <w:tcBorders>
                    <w:top w:val="nil"/>
                    <w:left w:val="nil"/>
                    <w:bottom w:val="single" w:sz="4" w:space="0" w:color="auto"/>
                    <w:right w:val="single" w:sz="4" w:space="0" w:color="auto"/>
                  </w:tcBorders>
                  <w:shd w:val="clear" w:color="000000" w:fill="FFFFFF"/>
                  <w:vAlign w:val="center"/>
                </w:tcPr>
                <w:p w14:paraId="7CB71787" w14:textId="77777777" w:rsidR="00EF725C" w:rsidRDefault="00EF725C">
                  <w:pPr>
                    <w:widowControl/>
                    <w:jc w:val="center"/>
                    <w:rPr>
                      <w:del w:id="46" w:author="擀面皮" w:date="2025-12-18T17:23:00Z"/>
                      <w:rFonts w:ascii="SimSun" w:hAnsi="SimSun" w:cs="SimSun"/>
                      <w:b/>
                      <w:bCs/>
                      <w:color w:val="000000"/>
                      <w:kern w:val="0"/>
                      <w:sz w:val="22"/>
                    </w:rPr>
                  </w:pPr>
                </w:p>
              </w:tc>
              <w:tc>
                <w:tcPr>
                  <w:tcW w:w="1276" w:type="dxa"/>
                  <w:tcBorders>
                    <w:top w:val="nil"/>
                    <w:left w:val="nil"/>
                    <w:bottom w:val="single" w:sz="4" w:space="0" w:color="auto"/>
                    <w:right w:val="single" w:sz="4" w:space="0" w:color="auto"/>
                  </w:tcBorders>
                  <w:shd w:val="clear" w:color="000000" w:fill="FFFFFF"/>
                  <w:vAlign w:val="center"/>
                </w:tcPr>
                <w:p w14:paraId="170E9A5F" w14:textId="77777777" w:rsidR="00EF725C" w:rsidRDefault="00EF725C">
                  <w:pPr>
                    <w:widowControl/>
                    <w:jc w:val="center"/>
                    <w:rPr>
                      <w:del w:id="47" w:author="擀面皮" w:date="2025-12-18T17:23:00Z"/>
                      <w:rFonts w:ascii="SimSun" w:hAnsi="SimSun" w:cs="SimSun"/>
                      <w:b/>
                      <w:bCs/>
                      <w:color w:val="000000"/>
                      <w:kern w:val="0"/>
                      <w:sz w:val="22"/>
                    </w:rPr>
                  </w:pPr>
                </w:p>
              </w:tc>
              <w:tc>
                <w:tcPr>
                  <w:tcW w:w="1559" w:type="dxa"/>
                  <w:tcBorders>
                    <w:top w:val="nil"/>
                    <w:left w:val="nil"/>
                    <w:bottom w:val="single" w:sz="4" w:space="0" w:color="auto"/>
                    <w:right w:val="single" w:sz="4" w:space="0" w:color="auto"/>
                  </w:tcBorders>
                  <w:shd w:val="clear" w:color="000000" w:fill="FFFFFF"/>
                  <w:vAlign w:val="center"/>
                </w:tcPr>
                <w:p w14:paraId="2644D999" w14:textId="77777777" w:rsidR="00EF725C" w:rsidRDefault="00EF725C">
                  <w:pPr>
                    <w:widowControl/>
                    <w:jc w:val="center"/>
                    <w:rPr>
                      <w:del w:id="48" w:author="擀面皮" w:date="2025-12-18T17:23:00Z"/>
                      <w:rFonts w:ascii="SimSun" w:hAnsi="SimSun" w:cs="SimSun"/>
                      <w:b/>
                      <w:bCs/>
                      <w:color w:val="000000"/>
                      <w:kern w:val="0"/>
                      <w:sz w:val="22"/>
                    </w:rPr>
                  </w:pPr>
                </w:p>
              </w:tc>
            </w:tr>
            <w:tr w:rsidR="00EF725C" w14:paraId="1C64700B" w14:textId="77777777">
              <w:trPr>
                <w:trHeight w:val="495"/>
              </w:trPr>
              <w:tc>
                <w:tcPr>
                  <w:tcW w:w="1241" w:type="dxa"/>
                  <w:tcBorders>
                    <w:top w:val="nil"/>
                    <w:left w:val="single" w:sz="4" w:space="0" w:color="auto"/>
                    <w:bottom w:val="single" w:sz="4" w:space="0" w:color="auto"/>
                    <w:right w:val="single" w:sz="4" w:space="0" w:color="auto"/>
                  </w:tcBorders>
                  <w:vAlign w:val="center"/>
                </w:tcPr>
                <w:p w14:paraId="0AB671C5" w14:textId="77777777" w:rsidR="00EF725C" w:rsidRDefault="00000000">
                  <w:pPr>
                    <w:widowControl/>
                    <w:jc w:val="center"/>
                    <w:rPr>
                      <w:rFonts w:ascii="SimSun" w:hAnsi="SimSun" w:cs="SimSun"/>
                      <w:kern w:val="0"/>
                      <w:sz w:val="22"/>
                    </w:rPr>
                  </w:pPr>
                  <w:ins w:id="49" w:author="擀面皮" w:date="2025-12-18T17:25:00Z">
                    <w:r>
                      <w:rPr>
                        <w:rFonts w:ascii="SimSun" w:hAnsi="SimSun" w:cs="SimSun" w:hint="eastAsia"/>
                        <w:kern w:val="0"/>
                        <w:sz w:val="22"/>
                      </w:rPr>
                      <w:t>MiniMax</w:t>
                    </w:r>
                  </w:ins>
                </w:p>
              </w:tc>
              <w:tc>
                <w:tcPr>
                  <w:tcW w:w="851" w:type="dxa"/>
                  <w:tcBorders>
                    <w:top w:val="nil"/>
                    <w:left w:val="nil"/>
                    <w:bottom w:val="single" w:sz="4" w:space="0" w:color="auto"/>
                    <w:right w:val="single" w:sz="4" w:space="0" w:color="auto"/>
                  </w:tcBorders>
                  <w:vAlign w:val="center"/>
                </w:tcPr>
                <w:p w14:paraId="143736D6" w14:textId="77777777" w:rsidR="00EF725C" w:rsidRDefault="00000000">
                  <w:pPr>
                    <w:widowControl/>
                    <w:jc w:val="center"/>
                    <w:rPr>
                      <w:rFonts w:ascii="SimSun" w:hAnsi="SimSun" w:cs="SimSun"/>
                      <w:b/>
                      <w:bCs/>
                      <w:color w:val="000000"/>
                      <w:kern w:val="0"/>
                      <w:sz w:val="22"/>
                    </w:rPr>
                  </w:pPr>
                  <w:ins w:id="50" w:author="擀面皮" w:date="2025-12-18T17:25:00Z">
                    <w:r>
                      <w:rPr>
                        <w:rFonts w:ascii="SimSun" w:hAnsi="SimSun" w:cs="SimSun" w:hint="eastAsia"/>
                        <w:b/>
                        <w:bCs/>
                        <w:color w:val="000000"/>
                        <w:kern w:val="0"/>
                        <w:sz w:val="22"/>
                      </w:rPr>
                      <w:t>微信公众号</w:t>
                    </w:r>
                  </w:ins>
                </w:p>
              </w:tc>
              <w:tc>
                <w:tcPr>
                  <w:tcW w:w="1868" w:type="dxa"/>
                  <w:tcBorders>
                    <w:top w:val="nil"/>
                    <w:left w:val="single" w:sz="4" w:space="0" w:color="auto"/>
                    <w:bottom w:val="single" w:sz="4" w:space="0" w:color="auto"/>
                    <w:right w:val="single" w:sz="4" w:space="0" w:color="auto"/>
                  </w:tcBorders>
                  <w:shd w:val="clear" w:color="000000" w:fill="FFFFFF"/>
                  <w:vAlign w:val="center"/>
                </w:tcPr>
                <w:p w14:paraId="253F5FEC" w14:textId="77777777" w:rsidR="00EF725C" w:rsidRDefault="00000000">
                  <w:pPr>
                    <w:widowControl/>
                    <w:jc w:val="center"/>
                    <w:rPr>
                      <w:rFonts w:ascii="SimSun" w:hAnsi="SimSun" w:cs="SimSun"/>
                      <w:b/>
                      <w:bCs/>
                      <w:color w:val="000000"/>
                      <w:kern w:val="0"/>
                      <w:sz w:val="22"/>
                    </w:rPr>
                  </w:pPr>
                  <w:ins w:id="51" w:author="擀面皮" w:date="2025-12-18T17:26:00Z">
                    <w:r>
                      <w:rPr>
                        <w:rFonts w:ascii="SimSun" w:hAnsi="SimSun" w:cs="SimSun" w:hint="eastAsia"/>
                        <w:b/>
                        <w:bCs/>
                        <w:color w:val="000000"/>
                        <w:kern w:val="0"/>
                        <w:sz w:val="22"/>
                        <w:rPrChange w:id="52" w:author="擀面皮" w:date="2025-12-18T17:26:00Z">
                          <w:rPr>
                            <w:rFonts w:hint="eastAsia"/>
                          </w:rPr>
                        </w:rPrChange>
                      </w:rPr>
                      <w:t>十字路口</w:t>
                    </w:r>
                    <w:r>
                      <w:rPr>
                        <w:rFonts w:ascii="SimSun" w:hAnsi="SimSun" w:cs="SimSun"/>
                        <w:b/>
                        <w:bCs/>
                        <w:color w:val="000000"/>
                        <w:kern w:val="0"/>
                        <w:sz w:val="22"/>
                        <w:rPrChange w:id="53" w:author="擀面皮" w:date="2025-12-18T17:26:00Z">
                          <w:rPr/>
                        </w:rPrChange>
                      </w:rPr>
                      <w:t>Crossing</w:t>
                    </w:r>
                  </w:ins>
                </w:p>
              </w:tc>
              <w:tc>
                <w:tcPr>
                  <w:tcW w:w="2101" w:type="dxa"/>
                  <w:tcBorders>
                    <w:top w:val="nil"/>
                    <w:left w:val="nil"/>
                    <w:bottom w:val="single" w:sz="4" w:space="0" w:color="auto"/>
                    <w:right w:val="single" w:sz="4" w:space="0" w:color="auto"/>
                  </w:tcBorders>
                  <w:shd w:val="clear" w:color="000000" w:fill="FFFFFF"/>
                  <w:vAlign w:val="center"/>
                </w:tcPr>
                <w:p w14:paraId="0B4FB2B6" w14:textId="77777777" w:rsidR="00EF725C" w:rsidRDefault="00000000">
                  <w:pPr>
                    <w:widowControl/>
                    <w:jc w:val="center"/>
                    <w:rPr>
                      <w:rFonts w:ascii="SimSun" w:hAnsi="SimSun" w:cs="SimSun"/>
                      <w:b/>
                      <w:bCs/>
                      <w:color w:val="000000"/>
                      <w:kern w:val="0"/>
                      <w:sz w:val="22"/>
                    </w:rPr>
                  </w:pPr>
                  <w:ins w:id="54" w:author="擀面皮" w:date="2025-12-18T17:26:00Z">
                    <w:r>
                      <w:rPr>
                        <w:rFonts w:ascii="SimSun" w:hAnsi="SimSun" w:cs="SimSun"/>
                        <w:b/>
                        <w:bCs/>
                        <w:color w:val="000000"/>
                        <w:kern w:val="0"/>
                        <w:sz w:val="22"/>
                        <w:rPrChange w:id="55" w:author="擀面皮" w:date="2025-12-18T17:26:00Z">
                          <w:rPr/>
                        </w:rPrChange>
                      </w:rPr>
                      <w:t>c-r-o-s-s-i-n-g</w:t>
                    </w:r>
                  </w:ins>
                </w:p>
              </w:tc>
              <w:tc>
                <w:tcPr>
                  <w:tcW w:w="1417" w:type="dxa"/>
                  <w:tcBorders>
                    <w:top w:val="nil"/>
                    <w:left w:val="nil"/>
                    <w:bottom w:val="single" w:sz="4" w:space="0" w:color="auto"/>
                    <w:right w:val="single" w:sz="4" w:space="0" w:color="auto"/>
                  </w:tcBorders>
                  <w:shd w:val="clear" w:color="000000" w:fill="FFFFFF"/>
                  <w:vAlign w:val="center"/>
                </w:tcPr>
                <w:p w14:paraId="0B8798A8" w14:textId="77777777" w:rsidR="00EF725C" w:rsidRDefault="00000000">
                  <w:pPr>
                    <w:widowControl/>
                    <w:jc w:val="center"/>
                    <w:rPr>
                      <w:rFonts w:ascii="SimSun" w:hAnsi="SimSun" w:cs="SimSun"/>
                      <w:b/>
                      <w:bCs/>
                      <w:color w:val="000000"/>
                      <w:kern w:val="0"/>
                      <w:sz w:val="22"/>
                    </w:rPr>
                  </w:pPr>
                  <w:ins w:id="56" w:author="擀面皮" w:date="2025-12-18T17:26:00Z">
                    <w:r>
                      <w:rPr>
                        <w:rFonts w:ascii="SimSun" w:hAnsi="SimSun" w:cs="SimSun" w:hint="eastAsia"/>
                        <w:b/>
                        <w:bCs/>
                        <w:color w:val="000000"/>
                        <w:kern w:val="0"/>
                        <w:sz w:val="22"/>
                      </w:rPr>
                      <w:t>202</w:t>
                    </w:r>
                  </w:ins>
                  <w:ins w:id="57" w:author="擀面皮" w:date="2026-01-12T15:18:00Z">
                    <w:r>
                      <w:rPr>
                        <w:rFonts w:ascii="SimSun" w:hAnsi="SimSun" w:cs="SimSun" w:hint="eastAsia"/>
                        <w:b/>
                        <w:bCs/>
                        <w:color w:val="000000"/>
                        <w:kern w:val="0"/>
                        <w:sz w:val="22"/>
                      </w:rPr>
                      <w:t>6</w:t>
                    </w:r>
                  </w:ins>
                  <w:ins w:id="58" w:author="擀面皮" w:date="2025-12-18T17:26:00Z">
                    <w:del w:id="59" w:author="擀面皮" w:date="2026-01-12T15:18:00Z">
                      <w:r>
                        <w:rPr>
                          <w:rFonts w:ascii="SimSun" w:hAnsi="SimSun" w:cs="SimSun" w:hint="eastAsia"/>
                          <w:b/>
                          <w:bCs/>
                          <w:color w:val="000000"/>
                          <w:kern w:val="0"/>
                          <w:sz w:val="22"/>
                        </w:rPr>
                        <w:delText>5</w:delText>
                      </w:r>
                    </w:del>
                    <w:r>
                      <w:rPr>
                        <w:rFonts w:ascii="SimSun" w:hAnsi="SimSun" w:cs="SimSun" w:hint="eastAsia"/>
                        <w:b/>
                        <w:bCs/>
                        <w:color w:val="000000"/>
                        <w:kern w:val="0"/>
                        <w:sz w:val="22"/>
                      </w:rPr>
                      <w:t>年1</w:t>
                    </w:r>
                    <w:del w:id="60" w:author="擀面皮" w:date="2026-01-12T15:18:00Z">
                      <w:r>
                        <w:rPr>
                          <w:rFonts w:ascii="SimSun" w:hAnsi="SimSun" w:cs="SimSun" w:hint="eastAsia"/>
                          <w:b/>
                          <w:bCs/>
                          <w:color w:val="000000"/>
                          <w:kern w:val="0"/>
                          <w:sz w:val="22"/>
                        </w:rPr>
                        <w:delText>2</w:delText>
                      </w:r>
                    </w:del>
                    <w:r>
                      <w:rPr>
                        <w:rFonts w:ascii="SimSun" w:hAnsi="SimSun" w:cs="SimSun" w:hint="eastAsia"/>
                        <w:b/>
                        <w:bCs/>
                        <w:color w:val="000000"/>
                        <w:kern w:val="0"/>
                        <w:sz w:val="22"/>
                      </w:rPr>
                      <w:t>月</w:t>
                    </w:r>
                  </w:ins>
                  <w:ins w:id="61" w:author="擀面皮" w:date="2025-12-31T14:19:00Z">
                    <w:del w:id="62" w:author="擀面皮" w:date="2026-01-12T15:18:00Z">
                      <w:r>
                        <w:rPr>
                          <w:rFonts w:ascii="SimSun" w:hAnsi="SimSun" w:cs="SimSun"/>
                          <w:b/>
                          <w:bCs/>
                          <w:color w:val="000000"/>
                          <w:kern w:val="0"/>
                          <w:sz w:val="22"/>
                        </w:rPr>
                        <w:delText>31</w:delText>
                      </w:r>
                    </w:del>
                  </w:ins>
                  <w:ins w:id="63" w:author="擀面皮" w:date="2026-01-12T15:18:00Z">
                    <w:r>
                      <w:rPr>
                        <w:rFonts w:ascii="SimSun" w:hAnsi="SimSun" w:cs="SimSun" w:hint="eastAsia"/>
                        <w:b/>
                        <w:bCs/>
                        <w:color w:val="000000"/>
                        <w:kern w:val="0"/>
                        <w:sz w:val="22"/>
                      </w:rPr>
                      <w:t>9</w:t>
                    </w:r>
                  </w:ins>
                  <w:ins w:id="64" w:author="擀面皮" w:date="2025-12-18T17:26:00Z">
                    <w:r>
                      <w:rPr>
                        <w:rFonts w:ascii="SimSun" w:hAnsi="SimSun" w:cs="SimSun" w:hint="eastAsia"/>
                        <w:b/>
                        <w:bCs/>
                        <w:color w:val="000000"/>
                        <w:kern w:val="0"/>
                        <w:sz w:val="22"/>
                      </w:rPr>
                      <w:t>日</w:t>
                    </w:r>
                  </w:ins>
                </w:p>
              </w:tc>
              <w:tc>
                <w:tcPr>
                  <w:tcW w:w="1276" w:type="dxa"/>
                  <w:tcBorders>
                    <w:top w:val="nil"/>
                    <w:left w:val="nil"/>
                    <w:bottom w:val="single" w:sz="4" w:space="0" w:color="auto"/>
                    <w:right w:val="single" w:sz="4" w:space="0" w:color="auto"/>
                  </w:tcBorders>
                  <w:shd w:val="clear" w:color="000000" w:fill="FFFFFF"/>
                  <w:vAlign w:val="center"/>
                </w:tcPr>
                <w:p w14:paraId="6BF822C5" w14:textId="77777777" w:rsidR="00EF725C" w:rsidRDefault="00000000">
                  <w:pPr>
                    <w:widowControl/>
                    <w:jc w:val="center"/>
                    <w:rPr>
                      <w:rFonts w:ascii="SimSun" w:hAnsi="SimSun" w:cs="SimSun"/>
                      <w:b/>
                      <w:bCs/>
                      <w:color w:val="000000"/>
                      <w:kern w:val="0"/>
                      <w:sz w:val="22"/>
                    </w:rPr>
                  </w:pPr>
                  <w:ins w:id="65" w:author="擀面皮" w:date="2025-12-18T17:26:00Z">
                    <w:r>
                      <w:rPr>
                        <w:rFonts w:ascii="SimSun" w:hAnsi="SimSun" w:cs="SimSun" w:hint="eastAsia"/>
                        <w:b/>
                        <w:bCs/>
                        <w:color w:val="000000"/>
                        <w:kern w:val="0"/>
                        <w:sz w:val="22"/>
                      </w:rPr>
                      <w:t>微信公众号</w:t>
                    </w:r>
                    <w:del w:id="66" w:author="擀面皮" w:date="2026-01-12T15:18:00Z">
                      <w:r>
                        <w:rPr>
                          <w:rFonts w:ascii="SimSun" w:hAnsi="SimSun" w:cs="SimSun"/>
                          <w:b/>
                          <w:bCs/>
                          <w:color w:val="000000"/>
                          <w:kern w:val="0"/>
                          <w:sz w:val="22"/>
                        </w:rPr>
                        <w:delText>头条</w:delText>
                      </w:r>
                    </w:del>
                  </w:ins>
                  <w:ins w:id="67" w:author="擀面皮" w:date="2026-01-12T15:18:00Z">
                    <w:r>
                      <w:rPr>
                        <w:rFonts w:ascii="SimSun" w:hAnsi="SimSun" w:cs="SimSun" w:hint="eastAsia"/>
                        <w:b/>
                        <w:bCs/>
                        <w:color w:val="000000"/>
                        <w:kern w:val="0"/>
                        <w:sz w:val="22"/>
                      </w:rPr>
                      <w:t>短图文</w:t>
                    </w:r>
                  </w:ins>
                </w:p>
              </w:tc>
              <w:tc>
                <w:tcPr>
                  <w:tcW w:w="1559" w:type="dxa"/>
                  <w:tcBorders>
                    <w:top w:val="nil"/>
                    <w:left w:val="nil"/>
                    <w:bottom w:val="single" w:sz="4" w:space="0" w:color="auto"/>
                    <w:right w:val="single" w:sz="4" w:space="0" w:color="auto"/>
                  </w:tcBorders>
                  <w:shd w:val="clear" w:color="000000" w:fill="FFFFFF"/>
                  <w:vAlign w:val="center"/>
                </w:tcPr>
                <w:p w14:paraId="295AD32F" w14:textId="77777777" w:rsidR="00EF725C" w:rsidRDefault="00000000">
                  <w:pPr>
                    <w:widowControl/>
                    <w:jc w:val="center"/>
                    <w:rPr>
                      <w:rFonts w:ascii="SimSun" w:hAnsi="SimSun" w:cs="SimSun"/>
                      <w:b/>
                      <w:bCs/>
                      <w:color w:val="000000"/>
                      <w:kern w:val="0"/>
                      <w:sz w:val="22"/>
                    </w:rPr>
                  </w:pPr>
                  <w:ins w:id="68" w:author="擀面皮" w:date="2025-12-18T17:26:00Z">
                    <w:del w:id="69" w:author="擀面皮" w:date="2026-01-12T15:18:00Z">
                      <w:r>
                        <w:rPr>
                          <w:rFonts w:ascii="SimSun" w:hAnsi="SimSun" w:cs="SimSun"/>
                          <w:b/>
                          <w:bCs/>
                          <w:color w:val="000000"/>
                          <w:kern w:val="0"/>
                          <w:sz w:val="22"/>
                        </w:rPr>
                        <w:delText>50</w:delText>
                      </w:r>
                    </w:del>
                  </w:ins>
                  <w:ins w:id="70" w:author="擀面皮" w:date="2026-01-12T15:18:00Z">
                    <w:r>
                      <w:rPr>
                        <w:rFonts w:ascii="SimSun" w:hAnsi="SimSun" w:cs="SimSun" w:hint="eastAsia"/>
                        <w:b/>
                        <w:bCs/>
                        <w:color w:val="000000"/>
                        <w:kern w:val="0"/>
                        <w:sz w:val="22"/>
                      </w:rPr>
                      <w:t>45</w:t>
                    </w:r>
                  </w:ins>
                  <w:ins w:id="71" w:author="擀面皮" w:date="2025-12-18T17:26:00Z">
                    <w:r>
                      <w:rPr>
                        <w:rFonts w:ascii="SimSun" w:hAnsi="SimSun" w:cs="SimSun" w:hint="eastAsia"/>
                        <w:b/>
                        <w:bCs/>
                        <w:color w:val="000000"/>
                        <w:kern w:val="0"/>
                        <w:sz w:val="22"/>
                      </w:rPr>
                      <w:t>000</w:t>
                    </w:r>
                  </w:ins>
                  <w:ins w:id="72" w:author="擀面皮" w:date="2025-12-18T17:27:00Z">
                    <w:r>
                      <w:rPr>
                        <w:rFonts w:ascii="SimSun" w:hAnsi="SimSun" w:cs="SimSun" w:hint="eastAsia"/>
                        <w:b/>
                        <w:bCs/>
                        <w:color w:val="000000"/>
                        <w:kern w:val="0"/>
                        <w:sz w:val="22"/>
                      </w:rPr>
                      <w:t>（含税1%专票）</w:t>
                    </w:r>
                  </w:ins>
                </w:p>
              </w:tc>
            </w:tr>
          </w:tbl>
          <w:p w14:paraId="54471BC6" w14:textId="77777777" w:rsidR="00EF725C" w:rsidRDefault="00EF725C">
            <w:pPr>
              <w:ind w:left="360" w:hanging="420"/>
              <w:jc w:val="left"/>
              <w:rPr>
                <w:rFonts w:ascii="SimSun" w:hAnsi="SimSun"/>
                <w:vanish/>
                <w:sz w:val="22"/>
              </w:rPr>
            </w:pPr>
          </w:p>
          <w:p w14:paraId="13564A47" w14:textId="77777777" w:rsidR="00EF725C" w:rsidRDefault="00EF725C">
            <w:pPr>
              <w:ind w:left="360" w:hanging="420"/>
              <w:jc w:val="left"/>
              <w:rPr>
                <w:rFonts w:ascii="SimSun" w:hAnsi="SimSun"/>
                <w:b/>
                <w:vanish/>
                <w:sz w:val="22"/>
              </w:rPr>
            </w:pPr>
          </w:p>
          <w:tbl>
            <w:tblPr>
              <w:tblW w:w="10176" w:type="dxa"/>
              <w:jc w:val="center"/>
              <w:tblCellSpacing w:w="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2673"/>
              <w:gridCol w:w="7503"/>
            </w:tblGrid>
            <w:tr w:rsidR="00EF725C" w14:paraId="748448F5" w14:textId="77777777">
              <w:trPr>
                <w:cantSplit/>
                <w:trHeight w:val="2161"/>
                <w:tblCellSpacing w:w="0" w:type="dxa"/>
                <w:jc w:val="center"/>
              </w:trPr>
              <w:tc>
                <w:tcPr>
                  <w:tcW w:w="2673" w:type="dxa"/>
                  <w:tcBorders>
                    <w:top w:val="outset" w:sz="6" w:space="0" w:color="auto"/>
                    <w:left w:val="outset" w:sz="6" w:space="0" w:color="auto"/>
                    <w:bottom w:val="outset" w:sz="6" w:space="0" w:color="auto"/>
                    <w:right w:val="outset" w:sz="6" w:space="0" w:color="auto"/>
                  </w:tcBorders>
                  <w:shd w:val="clear" w:color="auto" w:fill="FFFFFF"/>
                  <w:vAlign w:val="center"/>
                </w:tcPr>
                <w:p w14:paraId="706C3BBD" w14:textId="77777777" w:rsidR="00EF725C" w:rsidRDefault="00000000">
                  <w:pPr>
                    <w:ind w:left="360" w:hanging="420"/>
                    <w:jc w:val="left"/>
                    <w:rPr>
                      <w:rFonts w:ascii="SimSun" w:hAnsi="SimSun"/>
                      <w:b/>
                      <w:sz w:val="22"/>
                    </w:rPr>
                  </w:pPr>
                  <w:r>
                    <w:rPr>
                      <w:rFonts w:ascii="SimSun" w:hAnsi="SimSun" w:hint="eastAsia"/>
                      <w:b/>
                      <w:sz w:val="22"/>
                    </w:rPr>
                    <w:t>乙方收款</w:t>
                  </w:r>
                  <w:r>
                    <w:rPr>
                      <w:rFonts w:ascii="SimSun" w:hAnsi="SimSun"/>
                      <w:b/>
                      <w:sz w:val="22"/>
                    </w:rPr>
                    <w:t>银行账号</w:t>
                  </w:r>
                  <w:r>
                    <w:rPr>
                      <w:rFonts w:ascii="SimSun" w:hAnsi="SimSun" w:hint="eastAsia"/>
                      <w:b/>
                      <w:sz w:val="22"/>
                    </w:rPr>
                    <w:t>：</w:t>
                  </w:r>
                </w:p>
              </w:tc>
              <w:tc>
                <w:tcPr>
                  <w:tcW w:w="7503" w:type="dxa"/>
                  <w:tcBorders>
                    <w:top w:val="outset" w:sz="6" w:space="0" w:color="auto"/>
                    <w:left w:val="outset" w:sz="6" w:space="0" w:color="auto"/>
                    <w:bottom w:val="outset" w:sz="6" w:space="0" w:color="auto"/>
                    <w:right w:val="outset" w:sz="6" w:space="0" w:color="auto"/>
                  </w:tcBorders>
                  <w:shd w:val="clear" w:color="auto" w:fill="FFFFFF"/>
                  <w:vAlign w:val="center"/>
                </w:tcPr>
                <w:p w14:paraId="12F26E69" w14:textId="77777777" w:rsidR="00EF725C" w:rsidRDefault="00000000">
                  <w:pPr>
                    <w:spacing w:line="276" w:lineRule="auto"/>
                    <w:ind w:left="360" w:hanging="420"/>
                    <w:rPr>
                      <w:rFonts w:ascii="SimSun" w:hAnsi="SimSun"/>
                      <w:b/>
                      <w:sz w:val="22"/>
                    </w:rPr>
                  </w:pPr>
                  <w:r>
                    <w:rPr>
                      <w:rFonts w:ascii="SimSun" w:hAnsi="SimSun" w:hint="eastAsia"/>
                      <w:b/>
                      <w:sz w:val="22"/>
                    </w:rPr>
                    <w:t>开户行：</w:t>
                  </w:r>
                  <w:ins w:id="73" w:author="lei zhong" w:date="2025-12-31T15:04:00Z">
                    <w:r>
                      <w:t>招商银行上海分行营业</w:t>
                    </w:r>
                    <w:r>
                      <w:rPr>
                        <w:rFonts w:ascii="SimSun" w:hAnsi="SimSun" w:cs="SimSun" w:hint="eastAsia"/>
                      </w:rPr>
                      <w:t>部</w:t>
                    </w:r>
                  </w:ins>
                  <w:ins w:id="74" w:author="擀面皮" w:date="2025-12-22T14:27:00Z">
                    <w:del w:id="75" w:author="lei zhong" w:date="2025-12-31T15:04:00Z">
                      <w:r>
                        <w:rPr>
                          <w:rFonts w:ascii="SimSun" w:hAnsi="SimSun" w:hint="eastAsia"/>
                          <w:b/>
                          <w:sz w:val="22"/>
                        </w:rPr>
                        <w:delText>招商银行股份有限公司上海分行</w:delText>
                      </w:r>
                    </w:del>
                  </w:ins>
                  <w:del w:id="76" w:author="lei zhong" w:date="2025-12-31T15:04:00Z">
                    <w:r>
                      <w:rPr>
                        <w:rFonts w:ascii="SimSun" w:hAnsi="SimSun" w:hint="eastAsia"/>
                        <w:b/>
                        <w:sz w:val="22"/>
                      </w:rPr>
                      <w:delText xml:space="preserve"> </w:delText>
                    </w:r>
                  </w:del>
                </w:p>
                <w:p w14:paraId="4ECD1BFF" w14:textId="77777777" w:rsidR="00EF725C" w:rsidRDefault="00000000">
                  <w:pPr>
                    <w:spacing w:line="276" w:lineRule="auto"/>
                    <w:ind w:left="360" w:hanging="420"/>
                    <w:rPr>
                      <w:rFonts w:ascii="SimSun" w:hAnsi="SimSun"/>
                      <w:b/>
                      <w:sz w:val="22"/>
                    </w:rPr>
                  </w:pPr>
                  <w:r>
                    <w:rPr>
                      <w:rFonts w:ascii="SimSun" w:hAnsi="SimSun" w:hint="eastAsia"/>
                      <w:b/>
                      <w:sz w:val="22"/>
                    </w:rPr>
                    <w:t>开户名称：</w:t>
                  </w:r>
                  <w:ins w:id="77" w:author="lei zhong" w:date="2025-12-31T15:04:00Z">
                    <w:r>
                      <w:t>固始县通罗马信息服务工作室</w:t>
                    </w:r>
                    <w:r>
                      <w:t>(</w:t>
                    </w:r>
                    <w:r>
                      <w:t>个体工商户</w:t>
                    </w:r>
                    <w:r>
                      <w:t>)</w:t>
                    </w:r>
                  </w:ins>
                  <w:ins w:id="78" w:author="擀面皮" w:date="2025-12-22T14:27:00Z">
                    <w:del w:id="79" w:author="lei zhong" w:date="2025-12-31T15:04:00Z">
                      <w:r>
                        <w:rPr>
                          <w:rFonts w:ascii="SimSun" w:hAnsi="SimSun" w:hint="eastAsia"/>
                          <w:b/>
                          <w:sz w:val="22"/>
                        </w:rPr>
                        <w:delText>上海十拿九稳科技有限公司</w:delText>
                      </w:r>
                    </w:del>
                  </w:ins>
                  <w:del w:id="80" w:author="擀面皮" w:date="2025-12-22T14:27:00Z">
                    <w:r>
                      <w:rPr>
                        <w:rFonts w:ascii="SimSun" w:hAnsi="SimSun" w:hint="eastAsia"/>
                        <w:b/>
                        <w:sz w:val="22"/>
                      </w:rPr>
                      <w:delText xml:space="preserve">  </w:delText>
                    </w:r>
                  </w:del>
                </w:p>
                <w:p w14:paraId="71D99960" w14:textId="77777777" w:rsidR="00EF725C" w:rsidRDefault="00000000">
                  <w:pPr>
                    <w:spacing w:line="276" w:lineRule="auto"/>
                    <w:ind w:left="360" w:hanging="420"/>
                    <w:rPr>
                      <w:rFonts w:ascii="SimSun" w:hAnsi="SimSun"/>
                      <w:b/>
                      <w:sz w:val="22"/>
                    </w:rPr>
                  </w:pPr>
                  <w:r>
                    <w:rPr>
                      <w:rFonts w:ascii="SimSun" w:hAnsi="SimSun" w:hint="eastAsia"/>
                      <w:b/>
                      <w:sz w:val="22"/>
                    </w:rPr>
                    <w:t>账    号：</w:t>
                  </w:r>
                  <w:ins w:id="81" w:author="lei zhong" w:date="2025-12-31T15:04:00Z">
                    <w:r>
                      <w:t>121989799610001</w:t>
                    </w:r>
                  </w:ins>
                  <w:ins w:id="82" w:author="擀面皮" w:date="2025-12-22T14:27:00Z">
                    <w:del w:id="83" w:author="lei zhong" w:date="2025-12-31T15:04:00Z">
                      <w:r>
                        <w:rPr>
                          <w:rFonts w:ascii="SimSun" w:hAnsi="SimSun"/>
                          <w:b/>
                          <w:sz w:val="22"/>
                          <w:rPrChange w:id="84" w:author="擀面皮" w:date="2025-12-22T14:27:00Z">
                            <w:rPr/>
                          </w:rPrChange>
                        </w:rPr>
                        <w:delText>121979681510001</w:delText>
                      </w:r>
                    </w:del>
                  </w:ins>
                  <w:del w:id="85" w:author="擀面皮" w:date="2025-12-22T14:27:00Z">
                    <w:r>
                      <w:rPr>
                        <w:rFonts w:ascii="SimSun" w:hAnsi="SimSun"/>
                        <w:b/>
                        <w:sz w:val="22"/>
                      </w:rPr>
                      <w:delText xml:space="preserve"> </w:delText>
                    </w:r>
                  </w:del>
                </w:p>
                <w:p w14:paraId="5553D547" w14:textId="77777777" w:rsidR="00EF725C" w:rsidRDefault="00000000">
                  <w:pPr>
                    <w:spacing w:line="276" w:lineRule="auto"/>
                    <w:ind w:left="360" w:hanging="420"/>
                    <w:jc w:val="left"/>
                    <w:rPr>
                      <w:rFonts w:ascii="SimSun" w:hAnsi="SimSun"/>
                      <w:b/>
                      <w:sz w:val="22"/>
                    </w:rPr>
                  </w:pPr>
                  <w:r>
                    <w:rPr>
                      <w:rFonts w:ascii="SimSun" w:hAnsi="SimSun" w:hint="eastAsia"/>
                      <w:b/>
                      <w:sz w:val="22"/>
                    </w:rPr>
                    <w:t>税    号：</w:t>
                  </w:r>
                  <w:ins w:id="86" w:author="lei zhong" w:date="2025-12-31T15:04:00Z">
                    <w:r>
                      <w:t>92411525MAEXR91L2L</w:t>
                    </w:r>
                  </w:ins>
                  <w:ins w:id="87" w:author="擀面皮" w:date="2025-12-22T14:28:00Z">
                    <w:del w:id="88" w:author="lei zhong" w:date="2025-12-31T15:04:00Z">
                      <w:r>
                        <w:rPr>
                          <w:rFonts w:ascii="SimSun" w:hAnsi="SimSun" w:hint="eastAsia"/>
                          <w:b/>
                          <w:sz w:val="22"/>
                        </w:rPr>
                        <w:delText>91310104MAE0159W0G</w:delText>
                      </w:r>
                    </w:del>
                  </w:ins>
                  <w:del w:id="89" w:author="擀面皮" w:date="2025-12-22T14:28:00Z">
                    <w:r>
                      <w:rPr>
                        <w:rFonts w:ascii="SimSun" w:hAnsi="SimSun"/>
                        <w:b/>
                        <w:sz w:val="22"/>
                      </w:rPr>
                      <w:delText xml:space="preserve"> </w:delText>
                    </w:r>
                  </w:del>
                </w:p>
                <w:p w14:paraId="396F0E4C" w14:textId="77777777" w:rsidR="00EF725C" w:rsidRDefault="00000000">
                  <w:pPr>
                    <w:spacing w:line="276" w:lineRule="auto"/>
                    <w:ind w:left="360" w:hanging="420"/>
                    <w:jc w:val="left"/>
                    <w:rPr>
                      <w:rFonts w:ascii="SimSun" w:hAnsi="SimSun"/>
                      <w:b/>
                      <w:sz w:val="22"/>
                    </w:rPr>
                  </w:pPr>
                  <w:r>
                    <w:rPr>
                      <w:rFonts w:ascii="SimSun" w:hAnsi="SimSun" w:hint="eastAsia"/>
                      <w:b/>
                      <w:sz w:val="22"/>
                    </w:rPr>
                    <w:t>地    址：</w:t>
                  </w:r>
                  <w:ins w:id="90" w:author="lei zhong" w:date="2025-12-31T15:10:00Z">
                    <w:r>
                      <w:rPr>
                        <w:rFonts w:ascii="SimSun" w:hAnsi="SimSun"/>
                        <w:b/>
                        <w:sz w:val="22"/>
                      </w:rPr>
                      <w:t>浦东新区陆家嘴环路1088号招商银行上海分行营业部</w:t>
                    </w:r>
                  </w:ins>
                  <w:ins w:id="91" w:author="擀面皮" w:date="2025-12-22T14:43:00Z">
                    <w:del w:id="92" w:author="lei zhong" w:date="2025-12-31T15:10:00Z">
                      <w:r>
                        <w:rPr>
                          <w:rFonts w:ascii="SimSun" w:hAnsi="SimSun" w:hint="eastAsia"/>
                          <w:b/>
                          <w:sz w:val="22"/>
                        </w:rPr>
                        <w:delText>上海市浦东新区陆家嘴东路 161 号</w:delText>
                      </w:r>
                    </w:del>
                  </w:ins>
                  <w:del w:id="93" w:author="lei zhong" w:date="2025-12-31T15:10:00Z">
                    <w:r>
                      <w:rPr>
                        <w:rFonts w:ascii="SimSun" w:hAnsi="SimSun"/>
                        <w:b/>
                        <w:sz w:val="22"/>
                      </w:rPr>
                      <w:delText xml:space="preserve"> </w:delText>
                    </w:r>
                  </w:del>
                </w:p>
              </w:tc>
            </w:tr>
            <w:tr w:rsidR="00EF725C" w14:paraId="6745776A" w14:textId="77777777">
              <w:trPr>
                <w:cantSplit/>
                <w:trHeight w:val="117"/>
                <w:tblCellSpacing w:w="0" w:type="dxa"/>
                <w:jc w:val="center"/>
              </w:trPr>
              <w:tc>
                <w:tcPr>
                  <w:tcW w:w="2673" w:type="dxa"/>
                  <w:tcBorders>
                    <w:top w:val="outset" w:sz="6" w:space="0" w:color="auto"/>
                    <w:left w:val="outset" w:sz="6" w:space="0" w:color="auto"/>
                    <w:right w:val="outset" w:sz="6" w:space="0" w:color="auto"/>
                  </w:tcBorders>
                  <w:shd w:val="clear" w:color="auto" w:fill="FFFFFF"/>
                  <w:vAlign w:val="center"/>
                </w:tcPr>
                <w:p w14:paraId="11EFC68F" w14:textId="77777777" w:rsidR="00EF725C" w:rsidRDefault="00000000">
                  <w:pPr>
                    <w:ind w:left="360" w:hanging="420"/>
                    <w:jc w:val="left"/>
                    <w:rPr>
                      <w:rFonts w:ascii="SimSun" w:hAnsi="SimSun"/>
                      <w:b/>
                      <w:sz w:val="22"/>
                    </w:rPr>
                  </w:pPr>
                  <w:r>
                    <w:rPr>
                      <w:rFonts w:ascii="SimSun" w:hAnsi="SimSun" w:hint="eastAsia"/>
                      <w:b/>
                      <w:sz w:val="22"/>
                    </w:rPr>
                    <w:t>甲方指定开票信息：</w:t>
                  </w:r>
                </w:p>
              </w:tc>
              <w:tc>
                <w:tcPr>
                  <w:tcW w:w="7503" w:type="dxa"/>
                  <w:tcBorders>
                    <w:top w:val="outset" w:sz="6" w:space="0" w:color="auto"/>
                    <w:left w:val="outset" w:sz="6" w:space="0" w:color="auto"/>
                    <w:right w:val="outset" w:sz="6" w:space="0" w:color="auto"/>
                  </w:tcBorders>
                  <w:shd w:val="clear" w:color="auto" w:fill="FFFFFF"/>
                  <w:vAlign w:val="center"/>
                </w:tcPr>
                <w:p w14:paraId="36A110A0" w14:textId="77777777" w:rsidR="00EF725C" w:rsidRDefault="00000000" w:rsidP="00EF725C">
                  <w:pPr>
                    <w:spacing w:line="276" w:lineRule="auto"/>
                    <w:rPr>
                      <w:del w:id="94" w:author="擀面皮" w:date="2025-12-31T14:20:00Z"/>
                      <w:rFonts w:ascii="SimSun" w:hAnsi="SimSun"/>
                      <w:b/>
                      <w:sz w:val="22"/>
                    </w:rPr>
                    <w:pPrChange w:id="95" w:author="擀面皮" w:date="2025-12-31T14:20:00Z">
                      <w:pPr>
                        <w:spacing w:line="276" w:lineRule="auto"/>
                        <w:ind w:left="360" w:hanging="420"/>
                      </w:pPr>
                    </w:pPrChange>
                  </w:pPr>
                  <w:ins w:id="96" w:author="擀面皮" w:date="2025-12-31T16:06:00Z">
                    <w:r>
                      <w:rPr>
                        <w:rFonts w:ascii="SimSun" w:hAnsi="SimSun" w:cs="SimSun"/>
                        <w:sz w:val="24"/>
                        <w:szCs w:val="24"/>
                      </w:rPr>
                      <w:t>公司名称：上海新榜信息技术股份有限公司 </w:t>
                    </w:r>
                    <w:r>
                      <w:rPr>
                        <w:rFonts w:ascii="SimSun" w:hAnsi="SimSun" w:cs="SimSun"/>
                        <w:sz w:val="24"/>
                        <w:szCs w:val="24"/>
                      </w:rPr>
                      <w:br/>
                      <w:t>纳税人识别号：91310230590424777B</w:t>
                    </w:r>
                    <w:r>
                      <w:rPr>
                        <w:rFonts w:ascii="SimSun" w:hAnsi="SimSun" w:cs="SimSun"/>
                        <w:sz w:val="24"/>
                        <w:szCs w:val="24"/>
                      </w:rPr>
                      <w:br/>
                      <w:t>注册地址：上海市金山区山阳镇浦卫公路16299弄11号1层131室P3 </w:t>
                    </w:r>
                    <w:r>
                      <w:rPr>
                        <w:rFonts w:ascii="SimSun" w:hAnsi="SimSun" w:cs="SimSun"/>
                        <w:sz w:val="24"/>
                        <w:szCs w:val="24"/>
                      </w:rPr>
                      <w:br/>
                      <w:t>固定电话：021-63013958</w:t>
                    </w:r>
                    <w:r>
                      <w:rPr>
                        <w:rFonts w:ascii="SimSun" w:hAnsi="SimSun" w:cs="SimSun"/>
                        <w:sz w:val="24"/>
                        <w:szCs w:val="24"/>
                      </w:rPr>
                      <w:br/>
                      <w:t>开户行账户：1001056909000009948</w:t>
                    </w:r>
                    <w:r>
                      <w:rPr>
                        <w:rFonts w:ascii="SimSun" w:hAnsi="SimSun" w:cs="SimSun"/>
                        <w:sz w:val="24"/>
                        <w:szCs w:val="24"/>
                      </w:rPr>
                      <w:br/>
                      <w:t>开户行名称：中国工商银行股份有限公司上海市浦星路支行</w:t>
                    </w:r>
                  </w:ins>
                  <w:ins w:id="97" w:author="擀面皮" w:date="2025-12-31T14:20:00Z">
                    <w:del w:id="98" w:author="擀面皮" w:date="2025-12-31T16:06:00Z">
                      <w:r>
                        <w:rPr>
                          <w:rFonts w:ascii="SimSun" w:hAnsi="SimSun" w:cs="SimSun"/>
                          <w:sz w:val="24"/>
                          <w:szCs w:val="24"/>
                        </w:rPr>
                        <w:delText>公司名称:上海新榜信息技术股份有限公司</w:delText>
                      </w:r>
                      <w:r>
                        <w:rPr>
                          <w:rFonts w:ascii="SimSun" w:hAnsi="SimSun" w:cs="SimSun"/>
                          <w:sz w:val="24"/>
                          <w:szCs w:val="24"/>
                        </w:rPr>
                        <w:br/>
                        <w:delText>纳税人识别号:91310230590424777B</w:delText>
                      </w:r>
                      <w:r>
                        <w:rPr>
                          <w:rFonts w:ascii="SimSun" w:hAnsi="SimSun" w:cs="SimSun"/>
                          <w:sz w:val="24"/>
                          <w:szCs w:val="24"/>
                        </w:rPr>
                        <w:br/>
                        <w:delText>注册地址:上海市金山区山阳镇浦卫公路16299弄11号1层131室P3</w:delText>
                      </w:r>
                      <w:r>
                        <w:rPr>
                          <w:rFonts w:ascii="SimSun" w:hAnsi="SimSun" w:cs="SimSun"/>
                          <w:sz w:val="24"/>
                          <w:szCs w:val="24"/>
                        </w:rPr>
                        <w:br/>
                        <w:delText>固定电话:021-63013958</w:delText>
                      </w:r>
                      <w:r>
                        <w:rPr>
                          <w:rFonts w:ascii="SimSun" w:hAnsi="SimSun" w:cs="SimSun"/>
                          <w:sz w:val="24"/>
                          <w:szCs w:val="24"/>
                        </w:rPr>
                        <w:br/>
                        <w:delText>开户行账户: 452072077444</w:delText>
                      </w:r>
                      <w:r>
                        <w:rPr>
                          <w:rFonts w:ascii="SimSun" w:hAnsi="SimSun" w:cs="SimSun"/>
                          <w:sz w:val="24"/>
                          <w:szCs w:val="24"/>
                        </w:rPr>
                        <w:br/>
                        <w:delText>开户行名称:中国银行上海市浦江高科技园支行</w:delText>
                      </w:r>
                    </w:del>
                  </w:ins>
                  <w:del w:id="99" w:author="擀面皮" w:date="2025-12-31T14:20:00Z">
                    <w:r>
                      <w:rPr>
                        <w:rFonts w:ascii="SimSun" w:hAnsi="SimSun" w:hint="eastAsia"/>
                        <w:b/>
                        <w:sz w:val="22"/>
                      </w:rPr>
                      <w:delText>公司名称: 上海新榜信息技术股份有限公司</w:delText>
                    </w:r>
                  </w:del>
                </w:p>
                <w:p w14:paraId="5C079833" w14:textId="77777777" w:rsidR="00EF725C" w:rsidRDefault="00000000" w:rsidP="00EF725C">
                  <w:pPr>
                    <w:spacing w:line="276" w:lineRule="auto"/>
                    <w:rPr>
                      <w:del w:id="100" w:author="擀面皮" w:date="2025-12-31T14:20:00Z"/>
                      <w:rFonts w:ascii="SimSun" w:hAnsi="SimSun"/>
                      <w:b/>
                      <w:sz w:val="22"/>
                    </w:rPr>
                    <w:pPrChange w:id="101" w:author="擀面皮" w:date="2025-12-31T14:20:00Z">
                      <w:pPr>
                        <w:spacing w:line="276" w:lineRule="auto"/>
                        <w:ind w:left="360" w:hanging="420"/>
                      </w:pPr>
                    </w:pPrChange>
                  </w:pPr>
                  <w:del w:id="102" w:author="擀面皮" w:date="2025-12-31T14:20:00Z">
                    <w:r>
                      <w:rPr>
                        <w:rFonts w:ascii="SimSun" w:hAnsi="SimSun" w:hint="eastAsia"/>
                        <w:b/>
                        <w:sz w:val="22"/>
                      </w:rPr>
                      <w:delText>开户行：中国工商银行股份有限公司上海市浦星路支行</w:delText>
                    </w:r>
                  </w:del>
                </w:p>
                <w:p w14:paraId="2A66C0B5" w14:textId="77777777" w:rsidR="00EF725C" w:rsidRDefault="00000000" w:rsidP="00EF725C">
                  <w:pPr>
                    <w:spacing w:line="276" w:lineRule="auto"/>
                    <w:rPr>
                      <w:del w:id="103" w:author="擀面皮" w:date="2025-12-31T14:20:00Z"/>
                      <w:rFonts w:ascii="SimSun" w:hAnsi="SimSun"/>
                      <w:b/>
                      <w:sz w:val="22"/>
                    </w:rPr>
                    <w:pPrChange w:id="104" w:author="擀面皮" w:date="2025-12-31T14:20:00Z">
                      <w:pPr>
                        <w:spacing w:line="276" w:lineRule="auto"/>
                        <w:ind w:left="360" w:hanging="420"/>
                      </w:pPr>
                    </w:pPrChange>
                  </w:pPr>
                  <w:del w:id="105" w:author="擀面皮" w:date="2025-12-31T14:20:00Z">
                    <w:r>
                      <w:rPr>
                        <w:rFonts w:ascii="SimSun" w:hAnsi="SimSun" w:hint="eastAsia"/>
                        <w:b/>
                        <w:sz w:val="22"/>
                      </w:rPr>
                      <w:delText>开票内容：信息服务费/技术服务费</w:delText>
                    </w:r>
                  </w:del>
                </w:p>
                <w:p w14:paraId="42FBB3F9" w14:textId="77777777" w:rsidR="00EF725C" w:rsidRDefault="00000000" w:rsidP="00EF725C">
                  <w:pPr>
                    <w:spacing w:line="276" w:lineRule="auto"/>
                    <w:rPr>
                      <w:del w:id="106" w:author="擀面皮" w:date="2025-12-31T14:20:00Z"/>
                      <w:rFonts w:ascii="SimSun" w:hAnsi="SimSun"/>
                      <w:b/>
                      <w:sz w:val="22"/>
                    </w:rPr>
                    <w:pPrChange w:id="107" w:author="擀面皮" w:date="2025-12-31T14:20:00Z">
                      <w:pPr>
                        <w:spacing w:line="276" w:lineRule="auto"/>
                        <w:ind w:left="360" w:hanging="420"/>
                      </w:pPr>
                    </w:pPrChange>
                  </w:pPr>
                  <w:del w:id="108" w:author="擀面皮" w:date="2025-12-31T14:20:00Z">
                    <w:r>
                      <w:rPr>
                        <w:rFonts w:ascii="SimSun" w:hAnsi="SimSun" w:hint="eastAsia"/>
                        <w:b/>
                        <w:sz w:val="22"/>
                      </w:rPr>
                      <w:delText>账号：</w:delText>
                    </w:r>
                    <w:r>
                      <w:rPr>
                        <w:rFonts w:ascii="SimSun" w:hAnsi="SimSun"/>
                        <w:b/>
                        <w:sz w:val="22"/>
                      </w:rPr>
                      <w:delText>1001056909000009948</w:delText>
                    </w:r>
                  </w:del>
                </w:p>
                <w:p w14:paraId="4D343797" w14:textId="77777777" w:rsidR="00EF725C" w:rsidRDefault="00000000" w:rsidP="00EF725C">
                  <w:pPr>
                    <w:spacing w:line="276" w:lineRule="auto"/>
                    <w:rPr>
                      <w:rFonts w:ascii="SimSun" w:hAnsi="SimSun"/>
                      <w:b/>
                      <w:sz w:val="22"/>
                    </w:rPr>
                    <w:pPrChange w:id="109" w:author="擀面皮" w:date="2025-12-31T14:20:00Z">
                      <w:pPr>
                        <w:spacing w:line="276" w:lineRule="auto"/>
                        <w:ind w:left="360" w:hanging="420"/>
                      </w:pPr>
                    </w:pPrChange>
                  </w:pPr>
                  <w:del w:id="110" w:author="擀面皮" w:date="2025-12-31T14:20:00Z">
                    <w:r>
                      <w:rPr>
                        <w:rFonts w:ascii="SimSun" w:hAnsi="SimSun" w:hint="eastAsia"/>
                        <w:b/>
                        <w:sz w:val="22"/>
                      </w:rPr>
                      <w:delText>纳税人识别号：</w:delText>
                    </w:r>
                    <w:r>
                      <w:rPr>
                        <w:rFonts w:ascii="SimSun" w:hAnsi="SimSun"/>
                        <w:b/>
                        <w:sz w:val="22"/>
                      </w:rPr>
                      <w:delText>91310230590424777B</w:delText>
                    </w:r>
                  </w:del>
                </w:p>
              </w:tc>
            </w:tr>
          </w:tbl>
          <w:p w14:paraId="6F031C5C" w14:textId="77777777" w:rsidR="00EF725C" w:rsidRDefault="00EF725C">
            <w:pPr>
              <w:ind w:left="360" w:hanging="420"/>
              <w:jc w:val="left"/>
              <w:rPr>
                <w:rFonts w:ascii="SimSun" w:hAnsi="SimSun"/>
                <w:b/>
                <w:vanish/>
                <w:sz w:val="22"/>
              </w:rPr>
            </w:pPr>
          </w:p>
          <w:p w14:paraId="6563E31D" w14:textId="77777777" w:rsidR="00EF725C" w:rsidRDefault="00EF725C">
            <w:pPr>
              <w:ind w:left="360" w:hanging="420"/>
              <w:jc w:val="left"/>
              <w:rPr>
                <w:rFonts w:ascii="SimSun" w:hAnsi="SimSun"/>
                <w:vanish/>
                <w:sz w:val="24"/>
                <w:szCs w:val="21"/>
              </w:rPr>
            </w:pPr>
          </w:p>
          <w:p w14:paraId="440CCCBE" w14:textId="77777777" w:rsidR="00EF725C" w:rsidRDefault="00EF725C">
            <w:pPr>
              <w:ind w:left="360" w:hanging="420"/>
              <w:jc w:val="left"/>
              <w:rPr>
                <w:rFonts w:ascii="SimSun" w:hAnsi="SimSun"/>
                <w:sz w:val="24"/>
                <w:szCs w:val="21"/>
              </w:rPr>
            </w:pPr>
          </w:p>
        </w:tc>
      </w:tr>
    </w:tbl>
    <w:p w14:paraId="5CD8337D" w14:textId="77777777" w:rsidR="00EF725C" w:rsidRDefault="00000000">
      <w:pPr>
        <w:pStyle w:val="1"/>
        <w:spacing w:line="360" w:lineRule="auto"/>
        <w:jc w:val="left"/>
        <w:rPr>
          <w:sz w:val="22"/>
        </w:rPr>
      </w:pPr>
      <w:r>
        <w:rPr>
          <w:rFonts w:hint="eastAsia"/>
          <w:sz w:val="22"/>
        </w:rPr>
        <w:t>2.2支付方式：</w:t>
      </w:r>
    </w:p>
    <w:p w14:paraId="0410732F" w14:textId="77777777" w:rsidR="00EF725C" w:rsidRDefault="00000000">
      <w:pPr>
        <w:pStyle w:val="1"/>
        <w:spacing w:line="360" w:lineRule="auto"/>
        <w:ind w:left="360" w:firstLineChars="200" w:firstLine="440"/>
        <w:jc w:val="left"/>
        <w:rPr>
          <w:del w:id="111" w:author="擀面皮" w:date="2025-12-18T17:27:00Z"/>
          <w:sz w:val="22"/>
        </w:rPr>
      </w:pPr>
      <w:commentRangeStart w:id="112"/>
      <w:del w:id="113" w:author="擀面皮" w:date="2025-12-18T17:27:00Z">
        <w:r>
          <w:rPr>
            <w:rFonts w:hint="eastAsia"/>
            <w:sz w:val="22"/>
          </w:rPr>
          <w:delText>1、</w:delText>
        </w:r>
        <w:commentRangeEnd w:id="112"/>
        <w:r>
          <w:rPr>
            <w:rStyle w:val="CommentReference"/>
            <w:rFonts w:hint="eastAsia"/>
            <w:sz w:val="22"/>
            <w:szCs w:val="22"/>
          </w:rPr>
          <w:commentReference w:id="112"/>
        </w:r>
        <w:r>
          <w:rPr>
            <w:rFonts w:hint="eastAsia"/>
            <w:sz w:val="22"/>
          </w:rPr>
          <w:delText>甲方在[  ]平台定制的发布费用（含平台服务费）价格为人民币  元（大写：人民币  圆整），由甲方在双方确认的日期自行通过[  ]平台下单，并由[  ]平台进行结算。</w:delText>
        </w:r>
      </w:del>
    </w:p>
    <w:p w14:paraId="429451D5" w14:textId="77777777" w:rsidR="00EF725C" w:rsidRDefault="00000000">
      <w:pPr>
        <w:pStyle w:val="1"/>
        <w:spacing w:line="360" w:lineRule="auto"/>
        <w:ind w:leftChars="100" w:left="210" w:firstLineChars="300" w:firstLine="660"/>
        <w:jc w:val="left"/>
        <w:rPr>
          <w:sz w:val="22"/>
        </w:rPr>
      </w:pPr>
      <w:ins w:id="114" w:author="擀面皮" w:date="2025-12-18T17:27:00Z">
        <w:r>
          <w:rPr>
            <w:rFonts w:hint="eastAsia"/>
            <w:sz w:val="22"/>
          </w:rPr>
          <w:t>1</w:t>
        </w:r>
      </w:ins>
      <w:del w:id="115" w:author="擀面皮" w:date="2025-12-18T17:27:00Z">
        <w:r>
          <w:rPr>
            <w:rFonts w:hint="eastAsia"/>
            <w:sz w:val="22"/>
          </w:rPr>
          <w:delText>2</w:delText>
        </w:r>
      </w:del>
      <w:r>
        <w:rPr>
          <w:rFonts w:hint="eastAsia"/>
          <w:sz w:val="22"/>
        </w:rPr>
        <w:t xml:space="preserve">、甲方约定在服务期内向乙方采购的[ </w:t>
      </w:r>
      <w:ins w:id="116" w:author="擀面皮" w:date="2025-12-18T17:27:00Z">
        <w:r>
          <w:rPr>
            <w:rFonts w:hint="eastAsia"/>
            <w:sz w:val="22"/>
          </w:rPr>
          <w:t>微信公众号</w:t>
        </w:r>
        <w:del w:id="117" w:author="擀面皮" w:date="2026-01-12T15:18:00Z">
          <w:r>
            <w:rPr>
              <w:sz w:val="22"/>
            </w:rPr>
            <w:delText>头条</w:delText>
          </w:r>
        </w:del>
      </w:ins>
      <w:ins w:id="118" w:author="擀面皮" w:date="2026-01-12T15:18:00Z">
        <w:r>
          <w:rPr>
            <w:rFonts w:hint="eastAsia"/>
            <w:sz w:val="22"/>
          </w:rPr>
          <w:t>短图文</w:t>
        </w:r>
      </w:ins>
      <w:r>
        <w:rPr>
          <w:rFonts w:hint="eastAsia"/>
          <w:sz w:val="22"/>
        </w:rPr>
        <w:t xml:space="preserve"> ]费用价格为人民币</w:t>
      </w:r>
      <w:ins w:id="119" w:author="擀面皮" w:date="2025-12-18T17:27:00Z">
        <w:del w:id="120" w:author="擀面皮" w:date="2026-01-12T15:18:00Z">
          <w:r>
            <w:rPr>
              <w:sz w:val="22"/>
            </w:rPr>
            <w:delText>50</w:delText>
          </w:r>
        </w:del>
      </w:ins>
      <w:ins w:id="121" w:author="擀面皮" w:date="2026-01-12T15:18:00Z">
        <w:r>
          <w:rPr>
            <w:rFonts w:hint="eastAsia"/>
            <w:sz w:val="22"/>
          </w:rPr>
          <w:t>45</w:t>
        </w:r>
      </w:ins>
      <w:ins w:id="122" w:author="擀面皮" w:date="2025-12-18T17:27:00Z">
        <w:r>
          <w:rPr>
            <w:rFonts w:hint="eastAsia"/>
            <w:sz w:val="22"/>
          </w:rPr>
          <w:t>000</w:t>
        </w:r>
      </w:ins>
      <w:r>
        <w:rPr>
          <w:rFonts w:hint="eastAsia"/>
          <w:sz w:val="22"/>
        </w:rPr>
        <w:t xml:space="preserve"> </w:t>
      </w:r>
      <w:del w:id="123" w:author="擀面皮" w:date="2025-12-18T17:27:00Z">
        <w:r>
          <w:rPr>
            <w:rFonts w:hint="eastAsia"/>
            <w:sz w:val="22"/>
          </w:rPr>
          <w:delText xml:space="preserve"> </w:delText>
        </w:r>
      </w:del>
      <w:r>
        <w:rPr>
          <w:rFonts w:hint="eastAsia"/>
          <w:sz w:val="22"/>
        </w:rPr>
        <w:t>元（大写：人民币</w:t>
      </w:r>
      <w:ins w:id="124" w:author="擀面皮" w:date="2026-01-12T15:19:00Z">
        <w:r>
          <w:rPr>
            <w:rFonts w:hint="eastAsia"/>
            <w:sz w:val="22"/>
            <w:rPrChange w:id="125" w:author="擀面皮" w:date="2026-01-12T15:19:00Z">
              <w:rPr>
                <w:rFonts w:hint="eastAsia"/>
              </w:rPr>
            </w:rPrChange>
          </w:rPr>
          <w:t>肆万伍仟</w:t>
        </w:r>
      </w:ins>
      <w:ins w:id="126" w:author="擀面皮" w:date="2025-12-18T17:27:00Z">
        <w:del w:id="127" w:author="擀面皮" w:date="2026-01-12T15:19:00Z">
          <w:r>
            <w:rPr>
              <w:rFonts w:hint="eastAsia"/>
              <w:sz w:val="22"/>
            </w:rPr>
            <w:delText>伍万</w:delText>
          </w:r>
        </w:del>
      </w:ins>
      <w:del w:id="128" w:author="擀面皮" w:date="2025-12-18T17:27:00Z">
        <w:r>
          <w:rPr>
            <w:rFonts w:hint="eastAsia"/>
            <w:sz w:val="22"/>
          </w:rPr>
          <w:delText xml:space="preserve">  </w:delText>
        </w:r>
      </w:del>
      <w:r>
        <w:rPr>
          <w:rFonts w:hint="eastAsia"/>
          <w:sz w:val="22"/>
        </w:rPr>
        <w:t>圆整）的新媒体信息费</w:t>
      </w:r>
      <w:commentRangeStart w:id="129"/>
      <w:r>
        <w:rPr>
          <w:rFonts w:hint="eastAsia"/>
          <w:sz w:val="22"/>
        </w:rPr>
        <w:t>（含税费</w:t>
      </w:r>
      <w:ins w:id="130" w:author="擀面皮" w:date="2025-12-18T17:27:00Z">
        <w:r>
          <w:rPr>
            <w:rFonts w:hint="eastAsia"/>
            <w:sz w:val="22"/>
          </w:rPr>
          <w:t>1</w:t>
        </w:r>
      </w:ins>
      <w:del w:id="131" w:author="擀面皮" w:date="2025-12-18T17:27:00Z">
        <w:r>
          <w:rPr>
            <w:rFonts w:hint="eastAsia"/>
            <w:sz w:val="22"/>
          </w:rPr>
          <w:delText>X</w:delText>
        </w:r>
      </w:del>
      <w:r>
        <w:rPr>
          <w:rFonts w:hint="eastAsia"/>
          <w:sz w:val="22"/>
        </w:rPr>
        <w:t>%）</w:t>
      </w:r>
      <w:commentRangeEnd w:id="129"/>
      <w:r>
        <w:rPr>
          <w:rStyle w:val="CommentReference"/>
          <w:rFonts w:hint="eastAsia"/>
          <w:sz w:val="22"/>
          <w:szCs w:val="22"/>
        </w:rPr>
        <w:commentReference w:id="129"/>
      </w:r>
      <w:r>
        <w:rPr>
          <w:rFonts w:hint="eastAsia"/>
          <w:sz w:val="22"/>
        </w:rPr>
        <w:t>。乙方须提供增值税专用发票。甲方在收到乙方向其开具的中华人民共和国大陆地区合法有效的等额发票后 15 个工作日内付款。</w:t>
      </w:r>
    </w:p>
    <w:p w14:paraId="6BD0B347" w14:textId="77777777" w:rsidR="00EF725C" w:rsidRDefault="00EF725C">
      <w:pPr>
        <w:pStyle w:val="1"/>
        <w:spacing w:line="360" w:lineRule="auto"/>
        <w:ind w:left="418" w:hangingChars="190" w:hanging="418"/>
        <w:jc w:val="left"/>
        <w:rPr>
          <w:sz w:val="22"/>
        </w:rPr>
      </w:pPr>
    </w:p>
    <w:p w14:paraId="16447EBB" w14:textId="77777777" w:rsidR="00EF725C" w:rsidRDefault="00000000">
      <w:pPr>
        <w:pStyle w:val="1"/>
        <w:numPr>
          <w:ilvl w:val="0"/>
          <w:numId w:val="1"/>
        </w:numPr>
        <w:spacing w:line="360" w:lineRule="auto"/>
        <w:jc w:val="left"/>
        <w:rPr>
          <w:rFonts w:ascii="SimHei" w:eastAsia="SimHei" w:hAnsi="SimHei"/>
          <w:b/>
          <w:sz w:val="28"/>
          <w:szCs w:val="28"/>
        </w:rPr>
      </w:pPr>
      <w:r>
        <w:rPr>
          <w:rFonts w:ascii="SimHei" w:eastAsia="SimHei" w:hAnsi="SimHei"/>
          <w:b/>
          <w:sz w:val="28"/>
          <w:szCs w:val="28"/>
        </w:rPr>
        <w:t>甲方</w:t>
      </w:r>
      <w:r>
        <w:rPr>
          <w:rFonts w:ascii="SimHei" w:eastAsia="SimHei" w:hAnsi="SimHei" w:hint="eastAsia"/>
          <w:b/>
          <w:sz w:val="28"/>
          <w:szCs w:val="28"/>
        </w:rPr>
        <w:t>（</w:t>
      </w:r>
      <w:r>
        <w:rPr>
          <w:rFonts w:ascii="SimHei" w:eastAsia="SimHei" w:hAnsi="SimHei"/>
          <w:b/>
          <w:sz w:val="28"/>
          <w:szCs w:val="28"/>
        </w:rPr>
        <w:t>委托方</w:t>
      </w:r>
      <w:r>
        <w:rPr>
          <w:rFonts w:ascii="SimHei" w:eastAsia="SimHei" w:hAnsi="SimHei" w:hint="eastAsia"/>
          <w:b/>
          <w:sz w:val="28"/>
          <w:szCs w:val="28"/>
        </w:rPr>
        <w:t>）</w:t>
      </w:r>
      <w:r>
        <w:rPr>
          <w:rFonts w:ascii="SimHei" w:eastAsia="SimHei" w:hAnsi="SimHei"/>
          <w:b/>
          <w:sz w:val="28"/>
          <w:szCs w:val="28"/>
        </w:rPr>
        <w:t>权利与义务</w:t>
      </w:r>
    </w:p>
    <w:p w14:paraId="67F2EE14" w14:textId="77777777" w:rsidR="00EF725C" w:rsidRDefault="00000000">
      <w:pPr>
        <w:pStyle w:val="1"/>
        <w:spacing w:line="360" w:lineRule="auto"/>
        <w:rPr>
          <w:color w:val="000000"/>
          <w:sz w:val="22"/>
        </w:rPr>
      </w:pPr>
      <w:r>
        <w:rPr>
          <w:rFonts w:hint="eastAsia"/>
          <w:color w:val="000000"/>
          <w:sz w:val="22"/>
        </w:rPr>
        <w:t>3.1本合同签订后，如甲方取消或更改信息发布计划，应在拟发布时间前二个工作日向乙方提出（书面形式）； 如因甲方临时变动或调整计划却未提前向乙方提出而至使媒体无法按变动后信息发布计划执行，甲方应负由此引起的所有责任。</w:t>
      </w:r>
    </w:p>
    <w:p w14:paraId="76F5E3F7" w14:textId="77777777" w:rsidR="00EF725C" w:rsidRDefault="00000000">
      <w:pPr>
        <w:pStyle w:val="1"/>
        <w:spacing w:line="360" w:lineRule="auto"/>
        <w:rPr>
          <w:color w:val="000000"/>
          <w:sz w:val="22"/>
        </w:rPr>
      </w:pPr>
      <w:r>
        <w:rPr>
          <w:rFonts w:hint="eastAsia"/>
          <w:color w:val="000000"/>
          <w:sz w:val="22"/>
        </w:rPr>
        <w:t>3.2如发布内容由甲方提供的，内容发布前，甲方有更换发布内容的权利。对不符合媒体刊出规定的内容，乙方有权依据媒体规定要求甲方作修改后再发布；发布内容经双方予以确认的版本，乙方未经甲方授权不得修改和更换。</w:t>
      </w:r>
    </w:p>
    <w:p w14:paraId="4277CB10" w14:textId="77777777" w:rsidR="00EF725C" w:rsidRDefault="00000000">
      <w:pPr>
        <w:pStyle w:val="1"/>
        <w:numPr>
          <w:ilvl w:val="0"/>
          <w:numId w:val="1"/>
        </w:numPr>
        <w:spacing w:line="360" w:lineRule="auto"/>
        <w:rPr>
          <w:rFonts w:ascii="SimHei" w:eastAsia="SimHei" w:hAnsi="SimHei"/>
          <w:b/>
          <w:sz w:val="28"/>
          <w:szCs w:val="28"/>
        </w:rPr>
      </w:pPr>
      <w:r>
        <w:rPr>
          <w:rFonts w:ascii="SimHei" w:eastAsia="SimHei" w:hAnsi="SimHei" w:hint="eastAsia"/>
          <w:b/>
          <w:sz w:val="28"/>
          <w:szCs w:val="28"/>
        </w:rPr>
        <w:t>乙方（</w:t>
      </w:r>
      <w:r>
        <w:rPr>
          <w:rFonts w:ascii="SimHei" w:eastAsia="SimHei" w:hAnsi="SimHei"/>
          <w:b/>
          <w:sz w:val="28"/>
          <w:szCs w:val="28"/>
        </w:rPr>
        <w:t>受托方</w:t>
      </w:r>
      <w:r>
        <w:rPr>
          <w:rFonts w:ascii="SimHei" w:eastAsia="SimHei" w:hAnsi="SimHei" w:hint="eastAsia"/>
          <w:b/>
          <w:sz w:val="28"/>
          <w:szCs w:val="28"/>
        </w:rPr>
        <w:t>）权利与义务</w:t>
      </w:r>
    </w:p>
    <w:p w14:paraId="08C4D431" w14:textId="77777777" w:rsidR="00EF725C" w:rsidRDefault="00000000">
      <w:pPr>
        <w:pStyle w:val="1"/>
        <w:spacing w:line="360" w:lineRule="auto"/>
        <w:rPr>
          <w:color w:val="000000"/>
          <w:sz w:val="22"/>
          <w:szCs w:val="20"/>
        </w:rPr>
      </w:pPr>
      <w:r>
        <w:rPr>
          <w:rFonts w:hint="eastAsia"/>
          <w:color w:val="000000"/>
          <w:sz w:val="22"/>
          <w:szCs w:val="20"/>
        </w:rPr>
        <w:lastRenderedPageBreak/>
        <w:t>4.1乙方应主动提前向甲方索要各类工作所需的相关资料，提早向甲方提供相关媒介的政策。</w:t>
      </w:r>
    </w:p>
    <w:p w14:paraId="070E9B67" w14:textId="77777777" w:rsidR="00EF725C" w:rsidRDefault="00000000">
      <w:pPr>
        <w:pStyle w:val="1"/>
        <w:spacing w:line="360" w:lineRule="auto"/>
        <w:rPr>
          <w:color w:val="000000"/>
          <w:sz w:val="22"/>
          <w:szCs w:val="20"/>
        </w:rPr>
      </w:pPr>
      <w:r>
        <w:rPr>
          <w:rFonts w:hint="eastAsia"/>
          <w:color w:val="000000"/>
          <w:sz w:val="22"/>
          <w:szCs w:val="20"/>
        </w:rPr>
        <w:t>4.2</w:t>
      </w:r>
      <w:r>
        <w:rPr>
          <w:color w:val="000000"/>
          <w:sz w:val="22"/>
          <w:szCs w:val="20"/>
        </w:rPr>
        <w:t>乙方为甲方的信息发布</w:t>
      </w:r>
      <w:r>
        <w:rPr>
          <w:rFonts w:hint="eastAsia"/>
          <w:color w:val="000000"/>
          <w:sz w:val="22"/>
          <w:szCs w:val="20"/>
        </w:rPr>
        <w:t>提供相应的发布效果评估报告。</w:t>
      </w:r>
    </w:p>
    <w:p w14:paraId="566C7FC1" w14:textId="77777777" w:rsidR="00EF725C" w:rsidRDefault="00000000">
      <w:pPr>
        <w:pStyle w:val="1"/>
        <w:spacing w:line="360" w:lineRule="auto"/>
        <w:rPr>
          <w:color w:val="000000"/>
          <w:sz w:val="22"/>
          <w:szCs w:val="20"/>
        </w:rPr>
      </w:pPr>
      <w:r>
        <w:rPr>
          <w:rFonts w:hint="eastAsia"/>
          <w:color w:val="000000"/>
          <w:sz w:val="22"/>
          <w:szCs w:val="20"/>
        </w:rPr>
        <w:t>4.3乙方应当按照本合同约定及甲方要求完成宣传、推广事宜，乙方不得做任何可能有损甲方的形象、信誉等合法权益的行为，否则甲方有权解除合同，并要求乙方赔偿损失。</w:t>
      </w:r>
    </w:p>
    <w:p w14:paraId="1B6DF7F1" w14:textId="77777777" w:rsidR="00EF725C" w:rsidRDefault="00000000">
      <w:pPr>
        <w:pStyle w:val="1"/>
        <w:spacing w:line="360" w:lineRule="auto"/>
        <w:rPr>
          <w:color w:val="000000"/>
          <w:sz w:val="22"/>
          <w:szCs w:val="20"/>
        </w:rPr>
      </w:pPr>
      <w:r>
        <w:rPr>
          <w:rFonts w:hint="eastAsia"/>
          <w:color w:val="000000"/>
          <w:sz w:val="22"/>
          <w:szCs w:val="20"/>
        </w:rPr>
        <w:t>4.4未经甲方书面同意，推广内容发布后乙方不得对已经发布的内容、链接等擅自删除或变更调整，保证甲方可以随时查找到且可以正常打开浏览（因平台方原因导致的除外），否则乙方应当赔偿因此给甲方带来的损失。</w:t>
      </w:r>
    </w:p>
    <w:p w14:paraId="7F0F878C" w14:textId="77777777" w:rsidR="00EF725C" w:rsidRDefault="00000000">
      <w:pPr>
        <w:pStyle w:val="1"/>
        <w:spacing w:line="360" w:lineRule="auto"/>
        <w:rPr>
          <w:color w:val="000000"/>
          <w:sz w:val="22"/>
          <w:szCs w:val="20"/>
        </w:rPr>
      </w:pPr>
      <w:r>
        <w:rPr>
          <w:rFonts w:hint="eastAsia"/>
          <w:color w:val="000000"/>
          <w:sz w:val="22"/>
          <w:szCs w:val="20"/>
        </w:rPr>
        <w:t>4.5乙方承诺乙方媒体发布内容的阅读数据量、点赞数据量、评论数据、点击广告连接数据量等一切数据均为真实反应用户的点击量，不存在通过任何技术或人工点击等一切手段增加阅读数量、点赞数量、评论数量、打开广告链接点击量等一切数据造假或网络俗称“刷单”的情况，如有上述情况，导致推广内容被删除或合同目的不能完全实现的，甲方有权单方面解除协议，乙方除应承担因此造成的法律责任外，还应当赔偿甲方因此遭受的损失。</w:t>
      </w:r>
    </w:p>
    <w:p w14:paraId="64CD9072" w14:textId="77777777" w:rsidR="00EF725C" w:rsidRDefault="00000000">
      <w:pPr>
        <w:pStyle w:val="1"/>
        <w:numPr>
          <w:ilvl w:val="0"/>
          <w:numId w:val="1"/>
        </w:numPr>
        <w:spacing w:line="360" w:lineRule="auto"/>
        <w:rPr>
          <w:rFonts w:ascii="SimHei" w:eastAsia="SimHei" w:hAnsi="SimHei"/>
          <w:b/>
          <w:sz w:val="28"/>
          <w:szCs w:val="28"/>
        </w:rPr>
      </w:pPr>
      <w:r>
        <w:rPr>
          <w:rFonts w:ascii="SimHei" w:eastAsia="SimHei" w:hAnsi="SimHei"/>
          <w:b/>
          <w:sz w:val="28"/>
          <w:szCs w:val="28"/>
        </w:rPr>
        <w:t>违约责任</w:t>
      </w:r>
    </w:p>
    <w:p w14:paraId="3D2B5296" w14:textId="77777777" w:rsidR="00EF725C" w:rsidRDefault="00000000">
      <w:pPr>
        <w:pStyle w:val="1"/>
        <w:spacing w:line="360" w:lineRule="auto"/>
        <w:rPr>
          <w:color w:val="000000"/>
          <w:sz w:val="22"/>
          <w:szCs w:val="20"/>
        </w:rPr>
      </w:pPr>
      <w:r>
        <w:rPr>
          <w:rFonts w:hint="eastAsia"/>
          <w:color w:val="000000"/>
          <w:sz w:val="22"/>
          <w:szCs w:val="20"/>
        </w:rPr>
        <w:t>5.1如因乙方原因致使甲方信息不能按计划发布（包括但不限于出现错版、错时、错稿、错刊、漏刊等情况），乙方应在同等重要位置按照“错一补一”、“漏一补一”的原则予以补偿，否则甲方有权解除合同，乙方应全额退还甲方支付的媒介采购费，如因此给甲方造成损失的，乙方还应予以赔偿。</w:t>
      </w:r>
    </w:p>
    <w:p w14:paraId="420C10EB" w14:textId="77777777" w:rsidR="00EF725C" w:rsidRDefault="00000000">
      <w:pPr>
        <w:pStyle w:val="1"/>
        <w:spacing w:line="360" w:lineRule="auto"/>
        <w:rPr>
          <w:color w:val="000000"/>
          <w:sz w:val="22"/>
          <w:szCs w:val="20"/>
        </w:rPr>
      </w:pPr>
      <w:r>
        <w:rPr>
          <w:rFonts w:hint="eastAsia"/>
          <w:color w:val="000000"/>
          <w:sz w:val="22"/>
          <w:szCs w:val="20"/>
        </w:rPr>
        <w:t>5.2由于不可抗力原因造成甲方发布不能按计划进行发布，乙方无需承担因此对甲方造成的损失。</w:t>
      </w:r>
      <w:bookmarkStart w:id="132" w:name="_Hlk88137157"/>
      <w:r>
        <w:rPr>
          <w:rFonts w:hint="eastAsia"/>
          <w:color w:val="000000"/>
          <w:sz w:val="22"/>
          <w:szCs w:val="20"/>
        </w:rPr>
        <w:t>双方可协商寻找替代解决方案</w:t>
      </w:r>
      <w:bookmarkEnd w:id="132"/>
      <w:r>
        <w:rPr>
          <w:rFonts w:hint="eastAsia"/>
          <w:color w:val="000000"/>
          <w:sz w:val="22"/>
          <w:szCs w:val="20"/>
        </w:rPr>
        <w:t>。</w:t>
      </w:r>
    </w:p>
    <w:p w14:paraId="63F1EBB3" w14:textId="77777777" w:rsidR="00EF725C" w:rsidRDefault="00000000">
      <w:pPr>
        <w:pStyle w:val="1"/>
        <w:spacing w:line="360" w:lineRule="auto"/>
        <w:rPr>
          <w:color w:val="000000"/>
          <w:sz w:val="22"/>
          <w:szCs w:val="20"/>
        </w:rPr>
      </w:pPr>
      <w:r>
        <w:rPr>
          <w:rFonts w:hint="eastAsia"/>
          <w:color w:val="000000"/>
          <w:sz w:val="22"/>
          <w:szCs w:val="21"/>
        </w:rPr>
        <w:t>5.3如乙方未按照本合同约定履行的，造成甲方遭受损失的，乙方应赔偿甲方的全部损失，包括但不限于纠纷引起的案件受理费、申请费、诉讼费、律师费等。</w:t>
      </w:r>
    </w:p>
    <w:p w14:paraId="319FF72B" w14:textId="77777777" w:rsidR="00EF725C" w:rsidRDefault="00000000">
      <w:pPr>
        <w:pStyle w:val="1"/>
        <w:numPr>
          <w:ilvl w:val="0"/>
          <w:numId w:val="1"/>
        </w:numPr>
        <w:spacing w:line="360" w:lineRule="auto"/>
        <w:rPr>
          <w:rFonts w:ascii="SimHei" w:eastAsia="SimHei" w:hAnsi="SimHei"/>
          <w:b/>
          <w:sz w:val="28"/>
          <w:szCs w:val="28"/>
        </w:rPr>
      </w:pPr>
      <w:r>
        <w:rPr>
          <w:rFonts w:ascii="SimHei" w:eastAsia="SimHei" w:hAnsi="SimHei"/>
          <w:b/>
          <w:sz w:val="28"/>
          <w:szCs w:val="28"/>
        </w:rPr>
        <w:t>保密条款</w:t>
      </w:r>
      <w:r>
        <w:rPr>
          <w:rFonts w:ascii="SimHei" w:eastAsia="SimHei" w:hAnsi="SimHei" w:hint="eastAsia"/>
          <w:b/>
          <w:sz w:val="28"/>
          <w:szCs w:val="28"/>
        </w:rPr>
        <w:t>和知识产权</w:t>
      </w:r>
    </w:p>
    <w:p w14:paraId="60D9EA23" w14:textId="77777777" w:rsidR="00EF725C" w:rsidRDefault="00000000">
      <w:pPr>
        <w:pStyle w:val="1"/>
        <w:spacing w:line="360" w:lineRule="auto"/>
        <w:rPr>
          <w:b/>
          <w:color w:val="0070C0"/>
          <w:sz w:val="22"/>
          <w:szCs w:val="20"/>
        </w:rPr>
      </w:pPr>
      <w:r>
        <w:rPr>
          <w:rFonts w:hint="eastAsia"/>
          <w:color w:val="000000"/>
          <w:sz w:val="22"/>
          <w:szCs w:val="20"/>
        </w:rPr>
        <w:t>6.1任何一方针对在线发布过程而了解或接触到的对方的机密资料和信息，均应保守秘密；非经书面同意，任何一方不得透露该等保密信息。</w:t>
      </w:r>
    </w:p>
    <w:p w14:paraId="215A303D" w14:textId="77777777" w:rsidR="00EF725C" w:rsidRDefault="00000000">
      <w:pPr>
        <w:pStyle w:val="1"/>
        <w:spacing w:line="360" w:lineRule="auto"/>
        <w:rPr>
          <w:color w:val="000000"/>
          <w:sz w:val="22"/>
          <w:szCs w:val="20"/>
        </w:rPr>
      </w:pPr>
      <w:r>
        <w:rPr>
          <w:rFonts w:hint="eastAsia"/>
          <w:color w:val="000000"/>
          <w:sz w:val="22"/>
          <w:szCs w:val="20"/>
        </w:rPr>
        <w:t>6.2在发布终止之后，各方的义务并不随之终止，各方仍需遵守保密条款，直到其他方同意其解除此项义务，否则泄露方应赔偿对方的全部损失。</w:t>
      </w:r>
    </w:p>
    <w:p w14:paraId="742AAAF2" w14:textId="77777777" w:rsidR="00EF725C" w:rsidRDefault="00000000">
      <w:pPr>
        <w:pStyle w:val="1"/>
        <w:spacing w:line="360" w:lineRule="auto"/>
        <w:rPr>
          <w:color w:val="000000"/>
          <w:sz w:val="22"/>
          <w:szCs w:val="20"/>
        </w:rPr>
      </w:pPr>
      <w:r>
        <w:rPr>
          <w:rFonts w:hint="eastAsia"/>
          <w:color w:val="000000"/>
          <w:sz w:val="22"/>
          <w:szCs w:val="20"/>
        </w:rPr>
        <w:t>6.3双方所提供的信息或制作的成果其相关知识产权和其他合法权利归属于提供方或制作方所有，不会侵犯任何第三方的知识产权、隐私权、肖像权、名誉权或声誉等合法权利。如因侵犯第三方的上述合法权益而造成的任何损失，由该信息的提供方或成果制作方单独承担侵权责任。</w:t>
      </w:r>
    </w:p>
    <w:p w14:paraId="23DA62DB" w14:textId="77777777" w:rsidR="00EF725C" w:rsidRDefault="00000000">
      <w:pPr>
        <w:pStyle w:val="1"/>
        <w:numPr>
          <w:ilvl w:val="0"/>
          <w:numId w:val="1"/>
        </w:numPr>
        <w:spacing w:line="360" w:lineRule="auto"/>
        <w:rPr>
          <w:rFonts w:ascii="SimHei" w:eastAsia="SimHei" w:hAnsi="SimHei"/>
          <w:b/>
          <w:sz w:val="28"/>
          <w:szCs w:val="28"/>
        </w:rPr>
      </w:pPr>
      <w:r>
        <w:rPr>
          <w:rFonts w:ascii="SimHei" w:eastAsia="SimHei" w:hAnsi="SimHei" w:hint="eastAsia"/>
          <w:b/>
          <w:sz w:val="28"/>
          <w:szCs w:val="28"/>
        </w:rPr>
        <w:t xml:space="preserve">廉洁条款 </w:t>
      </w:r>
    </w:p>
    <w:p w14:paraId="422CD707" w14:textId="77777777" w:rsidR="00EF725C" w:rsidRDefault="00000000">
      <w:pPr>
        <w:pStyle w:val="1"/>
        <w:spacing w:line="360" w:lineRule="auto"/>
        <w:ind w:left="420" w:firstLine="0"/>
        <w:rPr>
          <w:rFonts w:cs="Arial"/>
          <w:color w:val="000000"/>
          <w:kern w:val="0"/>
          <w:sz w:val="22"/>
          <w:szCs w:val="13"/>
        </w:rPr>
      </w:pPr>
      <w:r>
        <w:rPr>
          <w:rFonts w:cs="Arial" w:hint="eastAsia"/>
          <w:color w:val="000000"/>
          <w:kern w:val="0"/>
          <w:sz w:val="22"/>
          <w:szCs w:val="13"/>
        </w:rPr>
        <w:lastRenderedPageBreak/>
        <w:t>7.1甲乙双方</w:t>
      </w:r>
      <w:r>
        <w:rPr>
          <w:rFonts w:cs="Arial"/>
          <w:color w:val="000000"/>
          <w:kern w:val="0"/>
          <w:sz w:val="22"/>
          <w:szCs w:val="13"/>
        </w:rPr>
        <w:t>约定在本协议签订、履行、终止后，</w:t>
      </w:r>
      <w:r>
        <w:rPr>
          <w:rFonts w:cs="Arial" w:hint="eastAsia"/>
          <w:color w:val="000000"/>
          <w:kern w:val="0"/>
          <w:sz w:val="22"/>
          <w:szCs w:val="13"/>
        </w:rPr>
        <w:t>乙方不得</w:t>
      </w:r>
      <w:r>
        <w:rPr>
          <w:rFonts w:cs="Arial"/>
          <w:color w:val="000000"/>
          <w:kern w:val="0"/>
          <w:sz w:val="22"/>
          <w:szCs w:val="13"/>
        </w:rPr>
        <w:t>向</w:t>
      </w:r>
      <w:r>
        <w:rPr>
          <w:rFonts w:cs="Arial" w:hint="eastAsia"/>
          <w:color w:val="000000"/>
          <w:kern w:val="0"/>
          <w:sz w:val="22"/>
          <w:szCs w:val="13"/>
        </w:rPr>
        <w:t>甲方</w:t>
      </w:r>
      <w:r>
        <w:rPr>
          <w:rFonts w:cs="Arial"/>
          <w:color w:val="000000"/>
          <w:kern w:val="0"/>
          <w:sz w:val="22"/>
          <w:szCs w:val="13"/>
        </w:rPr>
        <w:t>及其关联公司及与本合作有关的任何第三方的雇员或管理、工作人员及其近亲属，或其参与设立的实体或组织，直接或间接支付任何佣金、报酬或给予回扣，或给予股权奖励，或者提供任何礼品、有价证券，实物等。</w:t>
      </w:r>
      <w:r>
        <w:rPr>
          <w:rFonts w:cs="Arial" w:hint="eastAsia"/>
          <w:color w:val="000000"/>
          <w:kern w:val="0"/>
          <w:sz w:val="22"/>
          <w:szCs w:val="13"/>
        </w:rPr>
        <w:t>乙方</w:t>
      </w:r>
      <w:r>
        <w:rPr>
          <w:rFonts w:cs="Arial"/>
          <w:color w:val="000000"/>
          <w:kern w:val="0"/>
          <w:sz w:val="22"/>
          <w:szCs w:val="13"/>
        </w:rPr>
        <w:t>不得为</w:t>
      </w:r>
      <w:r>
        <w:rPr>
          <w:rFonts w:cs="Arial" w:hint="eastAsia"/>
          <w:color w:val="000000"/>
          <w:kern w:val="0"/>
          <w:sz w:val="22"/>
          <w:szCs w:val="13"/>
        </w:rPr>
        <w:t>甲方</w:t>
      </w:r>
      <w:r>
        <w:rPr>
          <w:rFonts w:cs="Arial"/>
          <w:color w:val="000000"/>
          <w:kern w:val="0"/>
          <w:sz w:val="22"/>
          <w:szCs w:val="13"/>
        </w:rPr>
        <w:t>的员工和/或家属安排可能影响本协议公正签订和/或履行的任何活动。</w:t>
      </w:r>
    </w:p>
    <w:p w14:paraId="4D42105E" w14:textId="77777777" w:rsidR="00EF725C" w:rsidRDefault="00000000">
      <w:pPr>
        <w:pStyle w:val="1"/>
        <w:spacing w:line="360" w:lineRule="auto"/>
        <w:ind w:leftChars="200" w:left="420" w:firstLine="0"/>
        <w:rPr>
          <w:rFonts w:cs="Arial"/>
          <w:color w:val="000000"/>
          <w:kern w:val="0"/>
          <w:sz w:val="22"/>
          <w:szCs w:val="13"/>
        </w:rPr>
      </w:pPr>
      <w:r>
        <w:rPr>
          <w:rFonts w:cs="Arial" w:hint="eastAsia"/>
          <w:color w:val="000000"/>
          <w:kern w:val="0"/>
          <w:sz w:val="22"/>
          <w:szCs w:val="13"/>
        </w:rPr>
        <w:t>7.2</w:t>
      </w:r>
      <w:r>
        <w:rPr>
          <w:rFonts w:cs="Arial"/>
          <w:color w:val="000000"/>
          <w:kern w:val="0"/>
          <w:sz w:val="22"/>
          <w:szCs w:val="13"/>
        </w:rPr>
        <w:t>上述行为或类似行为应被视为违反</w:t>
      </w:r>
      <w:r>
        <w:rPr>
          <w:rFonts w:cs="Arial" w:hint="eastAsia"/>
          <w:color w:val="000000"/>
          <w:kern w:val="0"/>
          <w:sz w:val="22"/>
          <w:szCs w:val="13"/>
        </w:rPr>
        <w:t>廉洁条款</w:t>
      </w:r>
      <w:r>
        <w:rPr>
          <w:rFonts w:cs="Arial"/>
          <w:color w:val="000000"/>
          <w:kern w:val="0"/>
          <w:sz w:val="22"/>
          <w:szCs w:val="13"/>
        </w:rPr>
        <w:t>，一经发现，</w:t>
      </w:r>
      <w:r>
        <w:rPr>
          <w:rFonts w:cs="Arial" w:hint="eastAsia"/>
          <w:color w:val="000000"/>
          <w:kern w:val="0"/>
          <w:sz w:val="22"/>
          <w:szCs w:val="13"/>
        </w:rPr>
        <w:t>守约方</w:t>
      </w:r>
      <w:r>
        <w:rPr>
          <w:rFonts w:cs="Arial"/>
          <w:color w:val="000000"/>
          <w:kern w:val="0"/>
          <w:sz w:val="22"/>
          <w:szCs w:val="13"/>
        </w:rPr>
        <w:t>有权以书面形式通知</w:t>
      </w:r>
      <w:r>
        <w:rPr>
          <w:rFonts w:cs="Arial" w:hint="eastAsia"/>
          <w:color w:val="000000"/>
          <w:kern w:val="0"/>
          <w:sz w:val="22"/>
          <w:szCs w:val="13"/>
        </w:rPr>
        <w:t>违约方</w:t>
      </w:r>
      <w:r>
        <w:rPr>
          <w:rFonts w:cs="Arial"/>
          <w:color w:val="000000"/>
          <w:kern w:val="0"/>
          <w:sz w:val="22"/>
          <w:szCs w:val="13"/>
        </w:rPr>
        <w:t>并单方</w:t>
      </w:r>
      <w:r>
        <w:rPr>
          <w:rFonts w:cs="Arial" w:hint="eastAsia"/>
          <w:color w:val="000000"/>
          <w:kern w:val="0"/>
          <w:sz w:val="22"/>
          <w:szCs w:val="13"/>
        </w:rPr>
        <w:t>解除</w:t>
      </w:r>
      <w:r>
        <w:rPr>
          <w:rFonts w:cs="Arial"/>
          <w:color w:val="000000"/>
          <w:kern w:val="0"/>
          <w:sz w:val="22"/>
          <w:szCs w:val="13"/>
        </w:rPr>
        <w:t>本协议，同时保留依法采取进一步法律措施的权利，</w:t>
      </w:r>
      <w:r>
        <w:rPr>
          <w:rFonts w:cs="Arial" w:hint="eastAsia"/>
          <w:color w:val="000000"/>
          <w:kern w:val="0"/>
          <w:sz w:val="22"/>
          <w:szCs w:val="13"/>
        </w:rPr>
        <w:t>违约方</w:t>
      </w:r>
      <w:r>
        <w:rPr>
          <w:rFonts w:cs="Arial"/>
          <w:color w:val="000000"/>
          <w:kern w:val="0"/>
          <w:sz w:val="22"/>
          <w:szCs w:val="13"/>
        </w:rPr>
        <w:t>应承担由此给</w:t>
      </w:r>
      <w:r>
        <w:rPr>
          <w:rFonts w:cs="Arial" w:hint="eastAsia"/>
          <w:color w:val="000000"/>
          <w:kern w:val="0"/>
          <w:sz w:val="22"/>
          <w:szCs w:val="13"/>
        </w:rPr>
        <w:t>守约方</w:t>
      </w:r>
      <w:r>
        <w:rPr>
          <w:rFonts w:cs="Arial"/>
          <w:color w:val="000000"/>
          <w:kern w:val="0"/>
          <w:sz w:val="22"/>
          <w:szCs w:val="13"/>
        </w:rPr>
        <w:t>或其关联公司带来的</w:t>
      </w:r>
      <w:r>
        <w:rPr>
          <w:rFonts w:cs="Arial" w:hint="eastAsia"/>
          <w:color w:val="000000"/>
          <w:kern w:val="0"/>
          <w:sz w:val="22"/>
          <w:szCs w:val="13"/>
        </w:rPr>
        <w:t>全部</w:t>
      </w:r>
      <w:r>
        <w:rPr>
          <w:rFonts w:cs="Arial"/>
          <w:color w:val="000000"/>
          <w:kern w:val="0"/>
          <w:sz w:val="22"/>
          <w:szCs w:val="13"/>
        </w:rPr>
        <w:t>损失。</w:t>
      </w:r>
    </w:p>
    <w:p w14:paraId="01A06C77" w14:textId="77777777" w:rsidR="00EF725C" w:rsidRDefault="00000000">
      <w:pPr>
        <w:pStyle w:val="ListParagraph"/>
        <w:numPr>
          <w:ilvl w:val="0"/>
          <w:numId w:val="1"/>
        </w:numPr>
        <w:ind w:firstLineChars="0"/>
        <w:rPr>
          <w:rFonts w:ascii="SimHei" w:eastAsia="SimHei" w:hAnsi="SimHei"/>
          <w:b/>
          <w:sz w:val="28"/>
          <w:szCs w:val="28"/>
        </w:rPr>
      </w:pPr>
      <w:r>
        <w:rPr>
          <w:rFonts w:ascii="SimHei" w:eastAsia="SimHei" w:hAnsi="SimHei" w:hint="eastAsia"/>
          <w:b/>
          <w:sz w:val="28"/>
          <w:szCs w:val="28"/>
        </w:rPr>
        <w:t>其他</w:t>
      </w:r>
    </w:p>
    <w:p w14:paraId="026DC0F7" w14:textId="77777777" w:rsidR="00EF725C" w:rsidRDefault="00000000">
      <w:pPr>
        <w:pStyle w:val="1"/>
        <w:spacing w:line="360" w:lineRule="auto"/>
        <w:ind w:left="425" w:firstLine="0"/>
        <w:rPr>
          <w:b/>
          <w:color w:val="000000"/>
          <w:sz w:val="20"/>
          <w:szCs w:val="20"/>
        </w:rPr>
      </w:pPr>
      <w:r>
        <w:rPr>
          <w:rFonts w:cs="Arial" w:hint="eastAsia"/>
          <w:color w:val="000000"/>
          <w:kern w:val="0"/>
          <w:sz w:val="22"/>
          <w:szCs w:val="13"/>
        </w:rPr>
        <w:t>8.1本协议适用中华人民共和国法律（不含港澳台）。甲乙双方因履行本协议所发生的所有争议，双方应友好协商解决；协商解决不成的，任何一方均可向上海市徐汇区人民法院提起诉讼。</w:t>
      </w:r>
    </w:p>
    <w:p w14:paraId="249B8372" w14:textId="77777777" w:rsidR="00EF725C" w:rsidRDefault="00000000">
      <w:pPr>
        <w:pStyle w:val="1"/>
        <w:spacing w:line="360" w:lineRule="auto"/>
        <w:ind w:left="425" w:firstLine="0"/>
        <w:rPr>
          <w:color w:val="000000"/>
          <w:sz w:val="22"/>
          <w:szCs w:val="20"/>
        </w:rPr>
      </w:pPr>
      <w:r>
        <w:rPr>
          <w:color w:val="000000"/>
          <w:sz w:val="22"/>
          <w:szCs w:val="20"/>
        </w:rPr>
        <w:t>8</w:t>
      </w:r>
      <w:r>
        <w:rPr>
          <w:rFonts w:hint="eastAsia"/>
          <w:color w:val="000000"/>
          <w:sz w:val="22"/>
          <w:szCs w:val="20"/>
        </w:rPr>
        <w:t>.</w:t>
      </w:r>
      <w:r>
        <w:rPr>
          <w:color w:val="000000"/>
          <w:sz w:val="22"/>
          <w:szCs w:val="20"/>
        </w:rPr>
        <w:t>2</w:t>
      </w:r>
      <w:r>
        <w:rPr>
          <w:rFonts w:hint="eastAsia"/>
          <w:color w:val="000000"/>
          <w:sz w:val="22"/>
          <w:szCs w:val="20"/>
        </w:rPr>
        <w:t>本协议一式贰份，甲、乙双方各执壹份，每份均具同等法律效力，自双方盖章之日起生效。</w:t>
      </w:r>
    </w:p>
    <w:p w14:paraId="08151A62" w14:textId="77777777" w:rsidR="00EF725C" w:rsidRDefault="00EF725C">
      <w:pPr>
        <w:spacing w:line="360" w:lineRule="auto"/>
        <w:rPr>
          <w:color w:val="000000"/>
          <w:sz w:val="24"/>
          <w:szCs w:val="21"/>
        </w:rPr>
      </w:pPr>
    </w:p>
    <w:p w14:paraId="1387DCC5" w14:textId="77777777" w:rsidR="00EF725C" w:rsidRDefault="00000000">
      <w:pPr>
        <w:spacing w:line="360" w:lineRule="auto"/>
        <w:jc w:val="left"/>
        <w:rPr>
          <w:color w:val="000000"/>
          <w:sz w:val="22"/>
          <w:szCs w:val="20"/>
        </w:rPr>
      </w:pPr>
      <w:r>
        <w:rPr>
          <w:rFonts w:hint="eastAsia"/>
          <w:color w:val="000000"/>
          <w:sz w:val="22"/>
          <w:szCs w:val="20"/>
        </w:rPr>
        <w:t xml:space="preserve"> </w:t>
      </w:r>
      <w:r>
        <w:rPr>
          <w:rFonts w:hint="eastAsia"/>
          <w:color w:val="000000"/>
          <w:sz w:val="22"/>
          <w:szCs w:val="20"/>
        </w:rPr>
        <w:t>附件一：《廉洁协议》</w:t>
      </w:r>
    </w:p>
    <w:p w14:paraId="7E4BA10F" w14:textId="77777777" w:rsidR="00EF725C" w:rsidRDefault="00EF725C">
      <w:pPr>
        <w:spacing w:line="360" w:lineRule="auto"/>
        <w:jc w:val="left"/>
        <w:rPr>
          <w:color w:val="000000"/>
          <w:sz w:val="24"/>
          <w:szCs w:val="21"/>
        </w:rPr>
      </w:pPr>
    </w:p>
    <w:p w14:paraId="768D32E1" w14:textId="77777777" w:rsidR="00EF725C" w:rsidRDefault="00000000">
      <w:pPr>
        <w:spacing w:line="360" w:lineRule="auto"/>
        <w:jc w:val="center"/>
        <w:rPr>
          <w:color w:val="000000"/>
          <w:sz w:val="24"/>
          <w:szCs w:val="21"/>
        </w:rPr>
      </w:pPr>
      <w:r>
        <w:rPr>
          <w:rFonts w:hint="eastAsia"/>
          <w:color w:val="000000"/>
          <w:sz w:val="24"/>
          <w:szCs w:val="21"/>
        </w:rPr>
        <w:t>（以下无正文）</w:t>
      </w:r>
    </w:p>
    <w:p w14:paraId="7DC8D9E6" w14:textId="77777777" w:rsidR="00EF725C" w:rsidRDefault="00EF725C">
      <w:pPr>
        <w:spacing w:line="360" w:lineRule="auto"/>
        <w:jc w:val="center"/>
        <w:rPr>
          <w:color w:val="000000"/>
          <w:sz w:val="24"/>
          <w:szCs w:val="21"/>
        </w:rPr>
      </w:pPr>
    </w:p>
    <w:p w14:paraId="21E5E83D" w14:textId="77777777" w:rsidR="00EF725C" w:rsidRDefault="00000000">
      <w:pPr>
        <w:spacing w:line="360" w:lineRule="auto"/>
        <w:jc w:val="left"/>
        <w:rPr>
          <w:rFonts w:ascii="SimHei" w:eastAsia="SimHei" w:hAnsi="SimHei"/>
          <w:b/>
          <w:color w:val="000000"/>
          <w:sz w:val="24"/>
          <w:szCs w:val="24"/>
        </w:rPr>
      </w:pPr>
      <w:r>
        <w:rPr>
          <w:rFonts w:ascii="SimHei" w:eastAsia="SimHei" w:hAnsi="SimHei" w:hint="eastAsia"/>
          <w:b/>
          <w:color w:val="000000"/>
          <w:sz w:val="24"/>
          <w:szCs w:val="24"/>
        </w:rPr>
        <w:t>甲方：上海新榜信息技术股份有限公司</w:t>
      </w:r>
      <w:r>
        <w:rPr>
          <w:rFonts w:ascii="SimHei" w:eastAsia="SimHei" w:hAnsi="SimHei" w:hint="eastAsia"/>
          <w:b/>
          <w:sz w:val="24"/>
          <w:szCs w:val="24"/>
        </w:rPr>
        <w:t xml:space="preserve">               </w:t>
      </w:r>
      <w:del w:id="133" w:author="擀面皮" w:date="2025-12-31T15:20:00Z">
        <w:r>
          <w:rPr>
            <w:rFonts w:ascii="SimHei" w:eastAsia="SimHei" w:hAnsi="SimHei" w:hint="eastAsia"/>
            <w:b/>
            <w:sz w:val="24"/>
            <w:szCs w:val="24"/>
          </w:rPr>
          <w:delText xml:space="preserve">     </w:delText>
        </w:r>
      </w:del>
      <w:del w:id="134" w:author="擀面皮" w:date="2025-12-18T17:28:00Z">
        <w:r>
          <w:rPr>
            <w:rFonts w:ascii="SimHei" w:eastAsia="SimHei" w:hAnsi="SimHei" w:hint="eastAsia"/>
            <w:b/>
            <w:sz w:val="24"/>
            <w:szCs w:val="24"/>
          </w:rPr>
          <w:delText xml:space="preserve"> </w:delText>
        </w:r>
        <w:r>
          <w:rPr>
            <w:rFonts w:ascii="SimHei" w:eastAsia="SimHei" w:hAnsi="SimHei"/>
            <w:b/>
            <w:sz w:val="24"/>
            <w:szCs w:val="24"/>
          </w:rPr>
          <w:delText xml:space="preserve"> </w:delText>
        </w:r>
      </w:del>
      <w:r>
        <w:rPr>
          <w:rFonts w:ascii="SimHei" w:eastAsia="SimHei" w:hAnsi="SimHei" w:hint="eastAsia"/>
          <w:b/>
          <w:color w:val="000000"/>
          <w:sz w:val="24"/>
          <w:szCs w:val="24"/>
        </w:rPr>
        <w:t>乙方：</w:t>
      </w:r>
      <w:ins w:id="135" w:author="lei zhong" w:date="2025-12-31T15:07:00Z">
        <w:r>
          <w:t>固始县通罗马信息服务工作室</w:t>
        </w:r>
        <w:r>
          <w:t>(</w:t>
        </w:r>
        <w:r>
          <w:t>个体工商户</w:t>
        </w:r>
        <w:r>
          <w:t>)</w:t>
        </w:r>
      </w:ins>
      <w:ins w:id="136" w:author="擀面皮" w:date="2025-12-18T17:28:00Z">
        <w:del w:id="137" w:author="lei zhong" w:date="2025-12-31T15:05:00Z">
          <w:r>
            <w:rPr>
              <w:rFonts w:ascii="Microsoft YaHei" w:eastAsia="Microsoft YaHei" w:hAnsi="Microsoft YaHei" w:hint="eastAsia"/>
              <w:b/>
              <w:sz w:val="24"/>
              <w:szCs w:val="24"/>
            </w:rPr>
            <w:delText>上海十拿九稳科技有限公司</w:delText>
          </w:r>
        </w:del>
      </w:ins>
      <w:r>
        <w:rPr>
          <w:rFonts w:ascii="SimHei" w:eastAsia="SimHei" w:hAnsi="SimHei"/>
          <w:b/>
          <w:color w:val="000000"/>
          <w:sz w:val="24"/>
          <w:szCs w:val="24"/>
        </w:rPr>
        <w:t xml:space="preserve"> </w:t>
      </w:r>
    </w:p>
    <w:p w14:paraId="0C0B2170" w14:textId="536B8D1A" w:rsidR="00EF725C" w:rsidRDefault="00000000">
      <w:pPr>
        <w:spacing w:line="360" w:lineRule="auto"/>
        <w:jc w:val="left"/>
        <w:rPr>
          <w:rFonts w:ascii="SimHei" w:eastAsia="SimHei" w:hAnsi="SimHei"/>
          <w:b/>
          <w:color w:val="000000"/>
          <w:sz w:val="24"/>
          <w:szCs w:val="24"/>
        </w:rPr>
      </w:pPr>
      <w:r>
        <w:rPr>
          <w:rFonts w:ascii="SimHei" w:eastAsia="SimHei" w:hAnsi="SimHei" w:hint="eastAsia"/>
          <w:b/>
          <w:color w:val="000000"/>
          <w:sz w:val="24"/>
          <w:szCs w:val="24"/>
        </w:rPr>
        <w:t>授权代表人：</w:t>
      </w:r>
      <w:ins w:id="138" w:author="擀面皮" w:date="2025-12-18T17:28:00Z">
        <w:r>
          <w:rPr>
            <w:rFonts w:ascii="SimHei" w:eastAsia="SimHei" w:hAnsi="SimHei" w:hint="eastAsia"/>
            <w:b/>
            <w:color w:val="000000"/>
            <w:sz w:val="24"/>
            <w:szCs w:val="24"/>
          </w:rPr>
          <w:t>王串红</w:t>
        </w:r>
      </w:ins>
      <w:r>
        <w:rPr>
          <w:rFonts w:ascii="SimHei" w:eastAsia="SimHei" w:hAnsi="SimHei" w:hint="eastAsia"/>
          <w:b/>
          <w:color w:val="000000"/>
          <w:sz w:val="24"/>
          <w:szCs w:val="24"/>
        </w:rPr>
        <w:t xml:space="preserve">                               </w:t>
      </w:r>
      <w:del w:id="139" w:author="擀面皮" w:date="2025-12-31T15:20:00Z">
        <w:r>
          <w:rPr>
            <w:rFonts w:ascii="SimHei" w:eastAsia="SimHei" w:hAnsi="SimHei" w:hint="eastAsia"/>
            <w:b/>
            <w:color w:val="000000"/>
            <w:sz w:val="24"/>
            <w:szCs w:val="24"/>
          </w:rPr>
          <w:delText xml:space="preserve">     </w:delText>
        </w:r>
      </w:del>
      <w:del w:id="140" w:author="擀面皮" w:date="2025-12-18T17:28:00Z">
        <w:r>
          <w:rPr>
            <w:rFonts w:ascii="SimHei" w:eastAsia="SimHei" w:hAnsi="SimHei" w:hint="eastAsia"/>
            <w:b/>
            <w:color w:val="000000"/>
            <w:sz w:val="24"/>
            <w:szCs w:val="24"/>
          </w:rPr>
          <w:delText xml:space="preserve">        </w:delText>
        </w:r>
      </w:del>
      <w:r>
        <w:rPr>
          <w:rFonts w:ascii="SimHei" w:eastAsia="SimHei" w:hAnsi="SimHei" w:hint="eastAsia"/>
          <w:b/>
          <w:color w:val="000000"/>
          <w:sz w:val="24"/>
          <w:szCs w:val="24"/>
        </w:rPr>
        <w:t>授权代表人：</w:t>
      </w:r>
      <w:ins w:id="141" w:author="lei zhong" w:date="2026-01-14T09:38:00Z" w16du:dateUtc="2026-01-14T01:38:00Z">
        <w:r w:rsidR="00C04266">
          <w:rPr>
            <w:rFonts w:ascii="SimHei" w:eastAsia="SimHei" w:hAnsi="SimHei" w:hint="eastAsia"/>
            <w:b/>
            <w:color w:val="000000"/>
            <w:sz w:val="24"/>
            <w:szCs w:val="24"/>
          </w:rPr>
          <w:t>钟磊</w:t>
        </w:r>
      </w:ins>
      <w:ins w:id="142" w:author="擀面皮" w:date="2025-12-18T17:28:00Z">
        <w:del w:id="143" w:author="lei zhong" w:date="2025-12-31T15:07:00Z">
          <w:r>
            <w:rPr>
              <w:rFonts w:ascii="Microsoft YaHei" w:eastAsia="Microsoft YaHei" w:hAnsi="Microsoft YaHei" w:hint="eastAsia"/>
              <w:b/>
              <w:sz w:val="24"/>
              <w:szCs w:val="24"/>
            </w:rPr>
            <w:delText>杨远骋</w:delText>
          </w:r>
        </w:del>
      </w:ins>
    </w:p>
    <w:p w14:paraId="41B9607B" w14:textId="77777777" w:rsidR="00EF725C" w:rsidRDefault="00000000">
      <w:pPr>
        <w:spacing w:line="360" w:lineRule="auto"/>
        <w:jc w:val="left"/>
        <w:rPr>
          <w:rFonts w:ascii="SimHei" w:eastAsia="SimHei" w:hAnsi="SimHei"/>
          <w:b/>
          <w:color w:val="000000"/>
          <w:szCs w:val="21"/>
        </w:rPr>
      </w:pPr>
      <w:r>
        <w:rPr>
          <w:rFonts w:ascii="SimHei" w:eastAsia="SimHei" w:hAnsi="SimHei" w:hint="eastAsia"/>
          <w:b/>
          <w:color w:val="000000"/>
          <w:sz w:val="24"/>
          <w:szCs w:val="24"/>
        </w:rPr>
        <w:t>日期：</w:t>
      </w:r>
      <w:del w:id="144" w:author="擀面皮" w:date="2025-12-18T17:28:00Z">
        <w:r>
          <w:rPr>
            <w:rFonts w:ascii="SimHei" w:eastAsia="SimHei" w:hAnsi="SimHei" w:hint="eastAsia"/>
            <w:b/>
            <w:color w:val="000000"/>
            <w:sz w:val="24"/>
            <w:szCs w:val="24"/>
          </w:rPr>
          <w:delText xml:space="preserve">   </w:delText>
        </w:r>
      </w:del>
      <w:ins w:id="145" w:author="擀面皮" w:date="2025-12-18T17:28:00Z">
        <w:r>
          <w:rPr>
            <w:rFonts w:ascii="SimHei" w:eastAsia="SimHei" w:hAnsi="SimHei" w:hint="eastAsia"/>
            <w:b/>
            <w:color w:val="000000"/>
            <w:sz w:val="24"/>
            <w:szCs w:val="24"/>
          </w:rPr>
          <w:t>202</w:t>
        </w:r>
      </w:ins>
      <w:ins w:id="146" w:author="擀面皮" w:date="2026-01-12T15:19:00Z">
        <w:r>
          <w:rPr>
            <w:rFonts w:ascii="SimHei" w:eastAsia="SimHei" w:hAnsi="SimHei" w:hint="eastAsia"/>
            <w:b/>
            <w:color w:val="000000"/>
            <w:sz w:val="24"/>
            <w:szCs w:val="24"/>
          </w:rPr>
          <w:t>6</w:t>
        </w:r>
      </w:ins>
      <w:ins w:id="147" w:author="擀面皮" w:date="2025-12-18T17:28:00Z">
        <w:del w:id="148" w:author="擀面皮" w:date="2026-01-12T15:19:00Z">
          <w:r>
            <w:rPr>
              <w:rFonts w:ascii="SimHei" w:eastAsia="SimHei" w:hAnsi="SimHei" w:hint="eastAsia"/>
              <w:b/>
              <w:color w:val="000000"/>
              <w:sz w:val="24"/>
              <w:szCs w:val="24"/>
            </w:rPr>
            <w:delText>5</w:delText>
          </w:r>
        </w:del>
      </w:ins>
      <w:r>
        <w:rPr>
          <w:rFonts w:ascii="SimHei" w:eastAsia="SimHei" w:hAnsi="SimHei" w:hint="eastAsia"/>
          <w:b/>
          <w:color w:val="000000"/>
          <w:sz w:val="24"/>
          <w:szCs w:val="24"/>
        </w:rPr>
        <w:t xml:space="preserve">年 </w:t>
      </w:r>
      <w:del w:id="149" w:author="擀面皮" w:date="2025-12-18T17:28:00Z">
        <w:r>
          <w:rPr>
            <w:rFonts w:ascii="SimHei" w:eastAsia="SimHei" w:hAnsi="SimHei" w:hint="eastAsia"/>
            <w:b/>
            <w:color w:val="000000"/>
            <w:sz w:val="24"/>
            <w:szCs w:val="24"/>
          </w:rPr>
          <w:delText xml:space="preserve"> </w:delText>
        </w:r>
      </w:del>
      <w:ins w:id="150" w:author="擀面皮" w:date="2025-12-18T17:28:00Z">
        <w:r>
          <w:rPr>
            <w:rFonts w:ascii="SimHei" w:eastAsia="SimHei" w:hAnsi="SimHei" w:hint="eastAsia"/>
            <w:b/>
            <w:color w:val="000000"/>
            <w:sz w:val="24"/>
            <w:szCs w:val="24"/>
          </w:rPr>
          <w:t>1</w:t>
        </w:r>
        <w:del w:id="151" w:author="擀面皮" w:date="2026-01-12T15:19:00Z">
          <w:r>
            <w:rPr>
              <w:rFonts w:ascii="SimHei" w:eastAsia="SimHei" w:hAnsi="SimHei" w:hint="eastAsia"/>
              <w:b/>
              <w:color w:val="000000"/>
              <w:sz w:val="24"/>
              <w:szCs w:val="24"/>
            </w:rPr>
            <w:delText>2</w:delText>
          </w:r>
        </w:del>
      </w:ins>
      <w:r>
        <w:rPr>
          <w:rFonts w:ascii="SimHei" w:eastAsia="SimHei" w:hAnsi="SimHei" w:hint="eastAsia"/>
          <w:b/>
          <w:color w:val="000000"/>
          <w:sz w:val="24"/>
          <w:szCs w:val="24"/>
        </w:rPr>
        <w:t>月</w:t>
      </w:r>
      <w:del w:id="152" w:author="擀面皮" w:date="2026-01-12T15:19:00Z">
        <w:r>
          <w:rPr>
            <w:rFonts w:ascii="SimHei" w:eastAsia="SimHei" w:hAnsi="SimHei"/>
            <w:b/>
            <w:color w:val="000000"/>
            <w:sz w:val="24"/>
            <w:szCs w:val="24"/>
          </w:rPr>
          <w:delText xml:space="preserve">  </w:delText>
        </w:r>
      </w:del>
      <w:ins w:id="153" w:author="擀面皮" w:date="2025-12-31T14:20:00Z">
        <w:del w:id="154" w:author="擀面皮" w:date="2026-01-12T15:19:00Z">
          <w:r>
            <w:rPr>
              <w:rFonts w:ascii="SimHei" w:eastAsia="SimHei" w:hAnsi="SimHei"/>
              <w:b/>
              <w:color w:val="000000"/>
              <w:sz w:val="24"/>
              <w:szCs w:val="24"/>
            </w:rPr>
            <w:delText>31</w:delText>
          </w:r>
        </w:del>
      </w:ins>
      <w:ins w:id="155" w:author="擀面皮" w:date="2026-01-12T15:19:00Z">
        <w:r>
          <w:rPr>
            <w:rFonts w:ascii="SimHei" w:eastAsia="SimHei" w:hAnsi="SimHei" w:hint="eastAsia"/>
            <w:b/>
            <w:color w:val="000000"/>
            <w:sz w:val="24"/>
            <w:szCs w:val="24"/>
          </w:rPr>
          <w:t>12</w:t>
        </w:r>
      </w:ins>
      <w:r>
        <w:rPr>
          <w:rFonts w:ascii="SimHei" w:eastAsia="SimHei" w:hAnsi="SimHei" w:hint="eastAsia"/>
          <w:b/>
          <w:color w:val="000000"/>
          <w:sz w:val="24"/>
          <w:szCs w:val="24"/>
        </w:rPr>
        <w:t xml:space="preserve">日                         </w:t>
      </w:r>
      <w:ins w:id="156" w:author="擀面皮" w:date="2026-01-12T15:19:00Z">
        <w:r>
          <w:rPr>
            <w:rFonts w:ascii="SimHei" w:eastAsia="SimHei" w:hAnsi="SimHei" w:hint="eastAsia"/>
            <w:b/>
            <w:color w:val="000000"/>
            <w:sz w:val="24"/>
            <w:szCs w:val="24"/>
          </w:rPr>
          <w:t xml:space="preserve">  </w:t>
        </w:r>
      </w:ins>
      <w:del w:id="157" w:author="擀面皮" w:date="2025-12-31T15:20:00Z">
        <w:r>
          <w:rPr>
            <w:rFonts w:ascii="SimHei" w:eastAsia="SimHei" w:hAnsi="SimHei" w:hint="eastAsia"/>
            <w:b/>
            <w:color w:val="000000"/>
            <w:sz w:val="24"/>
            <w:szCs w:val="24"/>
          </w:rPr>
          <w:delText xml:space="preserve">     </w:delText>
        </w:r>
      </w:del>
      <w:del w:id="158" w:author="擀面皮" w:date="2025-12-18T17:28:00Z">
        <w:r>
          <w:rPr>
            <w:rFonts w:ascii="SimHei" w:eastAsia="SimHei" w:hAnsi="SimHei" w:hint="eastAsia"/>
            <w:b/>
            <w:color w:val="000000"/>
            <w:sz w:val="24"/>
            <w:szCs w:val="24"/>
          </w:rPr>
          <w:delText xml:space="preserve">       </w:delText>
        </w:r>
      </w:del>
      <w:r>
        <w:rPr>
          <w:rFonts w:ascii="SimHei" w:eastAsia="SimHei" w:hAnsi="SimHei" w:hint="eastAsia"/>
          <w:b/>
          <w:color w:val="000000"/>
          <w:sz w:val="24"/>
          <w:szCs w:val="24"/>
        </w:rPr>
        <w:t xml:space="preserve">日期： </w:t>
      </w:r>
      <w:ins w:id="159" w:author="擀面皮" w:date="2025-12-18T17:28:00Z">
        <w:r>
          <w:rPr>
            <w:rFonts w:ascii="SimHei" w:eastAsia="SimHei" w:hAnsi="SimHei" w:hint="eastAsia"/>
            <w:b/>
            <w:color w:val="000000"/>
            <w:sz w:val="24"/>
            <w:szCs w:val="24"/>
          </w:rPr>
          <w:t>202</w:t>
        </w:r>
        <w:del w:id="160" w:author="擀面皮" w:date="2026-01-12T15:19:00Z">
          <w:r>
            <w:rPr>
              <w:rFonts w:ascii="SimHei" w:eastAsia="SimHei" w:hAnsi="SimHei"/>
              <w:b/>
              <w:color w:val="000000"/>
              <w:sz w:val="24"/>
              <w:szCs w:val="24"/>
            </w:rPr>
            <w:delText>5</w:delText>
          </w:r>
        </w:del>
      </w:ins>
      <w:ins w:id="161" w:author="擀面皮" w:date="2026-01-12T15:19:00Z">
        <w:r>
          <w:rPr>
            <w:rFonts w:ascii="SimHei" w:eastAsia="SimHei" w:hAnsi="SimHei" w:hint="eastAsia"/>
            <w:b/>
            <w:color w:val="000000"/>
            <w:sz w:val="24"/>
            <w:szCs w:val="24"/>
          </w:rPr>
          <w:t>6</w:t>
        </w:r>
      </w:ins>
      <w:r>
        <w:rPr>
          <w:rFonts w:ascii="SimHei" w:eastAsia="SimHei" w:hAnsi="SimHei" w:hint="eastAsia"/>
          <w:b/>
          <w:color w:val="000000"/>
          <w:sz w:val="24"/>
          <w:szCs w:val="24"/>
        </w:rPr>
        <w:t xml:space="preserve">  年 </w:t>
      </w:r>
      <w:ins w:id="162" w:author="擀面皮" w:date="2025-12-18T17:28:00Z">
        <w:r>
          <w:rPr>
            <w:rFonts w:ascii="SimHei" w:eastAsia="SimHei" w:hAnsi="SimHei" w:hint="eastAsia"/>
            <w:b/>
            <w:color w:val="000000"/>
            <w:sz w:val="24"/>
            <w:szCs w:val="24"/>
          </w:rPr>
          <w:t>1</w:t>
        </w:r>
        <w:del w:id="163" w:author="擀面皮" w:date="2026-01-12T15:19:00Z">
          <w:r>
            <w:rPr>
              <w:rFonts w:ascii="SimHei" w:eastAsia="SimHei" w:hAnsi="SimHei" w:hint="eastAsia"/>
              <w:b/>
              <w:color w:val="000000"/>
              <w:sz w:val="24"/>
              <w:szCs w:val="24"/>
            </w:rPr>
            <w:delText>2</w:delText>
          </w:r>
        </w:del>
      </w:ins>
      <w:r>
        <w:rPr>
          <w:rFonts w:ascii="SimHei" w:eastAsia="SimHei" w:hAnsi="SimHei" w:hint="eastAsia"/>
          <w:b/>
          <w:color w:val="000000"/>
          <w:sz w:val="24"/>
          <w:szCs w:val="24"/>
        </w:rPr>
        <w:t xml:space="preserve"> 月 </w:t>
      </w:r>
      <w:ins w:id="164" w:author="擀面皮" w:date="2025-12-31T14:20:00Z">
        <w:del w:id="165" w:author="擀面皮" w:date="2026-01-12T15:19:00Z">
          <w:r>
            <w:rPr>
              <w:rFonts w:ascii="SimHei" w:eastAsia="SimHei" w:hAnsi="SimHei"/>
              <w:b/>
              <w:color w:val="000000"/>
              <w:sz w:val="24"/>
              <w:szCs w:val="24"/>
            </w:rPr>
            <w:delText>31</w:delText>
          </w:r>
        </w:del>
      </w:ins>
      <w:ins w:id="166" w:author="擀面皮" w:date="2026-01-12T15:19:00Z">
        <w:r>
          <w:rPr>
            <w:rFonts w:ascii="SimHei" w:eastAsia="SimHei" w:hAnsi="SimHei" w:hint="eastAsia"/>
            <w:b/>
            <w:color w:val="000000"/>
            <w:sz w:val="24"/>
            <w:szCs w:val="24"/>
          </w:rPr>
          <w:t>12</w:t>
        </w:r>
      </w:ins>
      <w:r>
        <w:rPr>
          <w:rFonts w:ascii="SimHei" w:eastAsia="SimHei" w:hAnsi="SimHei" w:hint="eastAsia"/>
          <w:b/>
          <w:color w:val="000000"/>
          <w:sz w:val="24"/>
          <w:szCs w:val="24"/>
        </w:rPr>
        <w:t xml:space="preserve"> 日 </w:t>
      </w:r>
      <w:r>
        <w:rPr>
          <w:rFonts w:ascii="SimHei" w:eastAsia="SimHei" w:hAnsi="SimHei" w:hint="eastAsia"/>
          <w:b/>
          <w:color w:val="000000"/>
          <w:szCs w:val="21"/>
        </w:rPr>
        <w:t xml:space="preserve"> </w:t>
      </w:r>
    </w:p>
    <w:p w14:paraId="2EF1017E" w14:textId="77777777" w:rsidR="00EF725C" w:rsidRDefault="00000000">
      <w:pPr>
        <w:widowControl/>
        <w:jc w:val="left"/>
        <w:rPr>
          <w:b/>
          <w:color w:val="000000"/>
          <w:szCs w:val="21"/>
        </w:rPr>
      </w:pPr>
      <w:r>
        <w:rPr>
          <w:b/>
          <w:color w:val="000000"/>
          <w:szCs w:val="21"/>
        </w:rPr>
        <w:br w:type="page"/>
      </w:r>
    </w:p>
    <w:p w14:paraId="4B0347CB" w14:textId="77777777" w:rsidR="00EF725C" w:rsidRDefault="00000000">
      <w:pPr>
        <w:spacing w:line="480" w:lineRule="exact"/>
        <w:rPr>
          <w:b/>
          <w:bCs/>
          <w:sz w:val="22"/>
          <w:szCs w:val="21"/>
        </w:rPr>
      </w:pPr>
      <w:r>
        <w:rPr>
          <w:rFonts w:hint="eastAsia"/>
          <w:color w:val="000000"/>
          <w:szCs w:val="21"/>
        </w:rPr>
        <w:lastRenderedPageBreak/>
        <w:t xml:space="preserve"> </w:t>
      </w:r>
      <w:bookmarkStart w:id="167" w:name="_Hlk128422764"/>
      <w:r>
        <w:rPr>
          <w:rFonts w:hint="eastAsia"/>
          <w:b/>
          <w:bCs/>
          <w:sz w:val="22"/>
          <w:szCs w:val="21"/>
        </w:rPr>
        <w:t>附件一：</w:t>
      </w:r>
    </w:p>
    <w:p w14:paraId="57E61441" w14:textId="77777777" w:rsidR="00EF725C" w:rsidRDefault="00000000">
      <w:pPr>
        <w:spacing w:line="480" w:lineRule="auto"/>
        <w:jc w:val="center"/>
        <w:rPr>
          <w:rFonts w:ascii="SimHei" w:eastAsia="SimHei" w:hAnsi="SimHei"/>
          <w:b/>
          <w:bCs/>
          <w:sz w:val="36"/>
          <w:szCs w:val="40"/>
        </w:rPr>
      </w:pPr>
      <w:r>
        <w:rPr>
          <w:rFonts w:ascii="SimHei" w:eastAsia="SimHei" w:hAnsi="SimHei" w:hint="eastAsia"/>
          <w:b/>
          <w:bCs/>
          <w:sz w:val="36"/>
          <w:szCs w:val="40"/>
        </w:rPr>
        <w:t>廉洁协议</w:t>
      </w:r>
    </w:p>
    <w:p w14:paraId="30A3F5D4" w14:textId="77777777" w:rsidR="00EF725C" w:rsidRDefault="00000000">
      <w:pPr>
        <w:ind w:firstLineChars="200" w:firstLine="420"/>
        <w:rPr>
          <w:rFonts w:ascii="KaiTi" w:eastAsia="KaiTi" w:hAnsi="KaiTi"/>
          <w:szCs w:val="20"/>
        </w:rPr>
      </w:pPr>
      <w:r>
        <w:rPr>
          <w:rFonts w:ascii="KaiTi" w:eastAsia="KaiTi" w:hAnsi="KaiTi" w:hint="eastAsia"/>
          <w:szCs w:val="20"/>
        </w:rPr>
        <w:t>甲乙双方为建立诚实守信的业务合作关系，促使双方在合作期内能严格依法办事，防止商业贿赂，杜绝腐败事件的发生，根据相关的法律和法规，就双方业务往来中的反不正当商业活动行为达成如下协议：</w:t>
      </w:r>
    </w:p>
    <w:p w14:paraId="1D1A954B" w14:textId="77777777" w:rsidR="00EF725C" w:rsidRDefault="00000000">
      <w:pPr>
        <w:numPr>
          <w:ilvl w:val="0"/>
          <w:numId w:val="4"/>
        </w:numPr>
        <w:spacing w:before="240" w:after="240"/>
        <w:rPr>
          <w:rFonts w:ascii="KaiTi" w:eastAsia="KaiTi" w:hAnsi="KaiTi"/>
          <w:b/>
          <w:bCs/>
          <w:szCs w:val="20"/>
        </w:rPr>
      </w:pPr>
      <w:r>
        <w:rPr>
          <w:rFonts w:ascii="KaiTi" w:eastAsia="KaiTi" w:hAnsi="KaiTi" w:hint="eastAsia"/>
          <w:b/>
          <w:bCs/>
          <w:szCs w:val="20"/>
        </w:rPr>
        <w:t>甲乙双方共同的权利和义务</w:t>
      </w:r>
    </w:p>
    <w:p w14:paraId="1FDE1878" w14:textId="77777777" w:rsidR="00EF725C" w:rsidRDefault="00000000">
      <w:pPr>
        <w:numPr>
          <w:ilvl w:val="0"/>
          <w:numId w:val="5"/>
        </w:numPr>
        <w:rPr>
          <w:rFonts w:ascii="KaiTi" w:eastAsia="KaiTi" w:hAnsi="KaiTi"/>
          <w:szCs w:val="20"/>
        </w:rPr>
      </w:pPr>
      <w:r>
        <w:rPr>
          <w:rFonts w:ascii="KaiTi" w:eastAsia="KaiTi" w:hAnsi="KaiTi" w:hint="eastAsia"/>
          <w:szCs w:val="20"/>
        </w:rPr>
        <w:t>甲、乙双方本着诚实、信用和公平、公开、公正的原则签订合同，并全面、协作地履行合同；</w:t>
      </w:r>
    </w:p>
    <w:p w14:paraId="265D6C3E" w14:textId="77777777" w:rsidR="00EF725C" w:rsidRDefault="00000000">
      <w:pPr>
        <w:numPr>
          <w:ilvl w:val="0"/>
          <w:numId w:val="5"/>
        </w:numPr>
        <w:rPr>
          <w:rFonts w:ascii="KaiTi" w:eastAsia="KaiTi" w:hAnsi="KaiTi"/>
          <w:szCs w:val="20"/>
        </w:rPr>
      </w:pPr>
      <w:r>
        <w:rPr>
          <w:rFonts w:ascii="KaiTi" w:eastAsia="KaiTi" w:hAnsi="KaiTi" w:hint="eastAsia"/>
          <w:szCs w:val="20"/>
        </w:rPr>
        <w:t>严格遵守党和国家有关法律法规及有关廉洁从业规定；</w:t>
      </w:r>
    </w:p>
    <w:p w14:paraId="690E4649" w14:textId="77777777" w:rsidR="00EF725C" w:rsidRDefault="00000000">
      <w:pPr>
        <w:numPr>
          <w:ilvl w:val="0"/>
          <w:numId w:val="5"/>
        </w:numPr>
        <w:rPr>
          <w:rFonts w:ascii="KaiTi" w:eastAsia="KaiTi" w:hAnsi="KaiTi"/>
          <w:szCs w:val="20"/>
        </w:rPr>
      </w:pPr>
      <w:r>
        <w:rPr>
          <w:rFonts w:ascii="KaiTi" w:eastAsia="KaiTi" w:hAnsi="KaiTi" w:hint="eastAsia"/>
          <w:szCs w:val="20"/>
        </w:rPr>
        <w:t>建立健全廉洁从业制度</w:t>
      </w:r>
      <w:r>
        <w:rPr>
          <w:rFonts w:ascii="KaiTi" w:eastAsia="KaiTi" w:hAnsi="KaiTi"/>
          <w:szCs w:val="20"/>
        </w:rPr>
        <w:t>,开展廉洁从业教育，设立廉洁从业公示牌，公布举报电话，监督并认真查处违法违纪行为</w:t>
      </w:r>
      <w:r>
        <w:rPr>
          <w:rFonts w:ascii="KaiTi" w:eastAsia="KaiTi" w:hAnsi="KaiTi" w:hint="eastAsia"/>
          <w:szCs w:val="20"/>
        </w:rPr>
        <w:t>；</w:t>
      </w:r>
    </w:p>
    <w:p w14:paraId="63AB4E76" w14:textId="77777777" w:rsidR="00EF725C" w:rsidRDefault="00000000">
      <w:pPr>
        <w:numPr>
          <w:ilvl w:val="0"/>
          <w:numId w:val="5"/>
        </w:numPr>
        <w:rPr>
          <w:rFonts w:ascii="KaiTi" w:eastAsia="KaiTi" w:hAnsi="KaiTi"/>
          <w:szCs w:val="20"/>
        </w:rPr>
      </w:pPr>
      <w:r>
        <w:rPr>
          <w:rFonts w:ascii="KaiTi" w:eastAsia="KaiTi" w:hAnsi="KaiTi" w:hint="eastAsia"/>
          <w:szCs w:val="20"/>
        </w:rPr>
        <w:t>发现对方有违反本协议和义务条款的行为，按照投诉的渠道</w:t>
      </w:r>
      <w:r>
        <w:rPr>
          <w:rFonts w:ascii="KaiTi" w:eastAsia="KaiTi" w:hAnsi="KaiTi"/>
          <w:szCs w:val="20"/>
        </w:rPr>
        <w:t>,应向</w:t>
      </w:r>
      <w:r>
        <w:rPr>
          <w:rFonts w:ascii="KaiTi" w:eastAsia="KaiTi" w:hAnsi="KaiTi" w:hint="eastAsia"/>
          <w:szCs w:val="20"/>
        </w:rPr>
        <w:t>对</w:t>
      </w:r>
      <w:r>
        <w:rPr>
          <w:rFonts w:ascii="KaiTi" w:eastAsia="KaiTi" w:hAnsi="KaiTi"/>
          <w:szCs w:val="20"/>
        </w:rPr>
        <w:t>方</w:t>
      </w:r>
      <w:r>
        <w:rPr>
          <w:rFonts w:ascii="KaiTi" w:eastAsia="KaiTi" w:hAnsi="KaiTi" w:hint="eastAsia"/>
          <w:szCs w:val="20"/>
        </w:rPr>
        <w:t>相应的管理部门进行</w:t>
      </w:r>
      <w:r>
        <w:rPr>
          <w:rFonts w:ascii="KaiTi" w:eastAsia="KaiTi" w:hAnsi="KaiTi"/>
          <w:szCs w:val="20"/>
        </w:rPr>
        <w:t>反映</w:t>
      </w:r>
      <w:r>
        <w:rPr>
          <w:rFonts w:ascii="KaiTi" w:eastAsia="KaiTi" w:hAnsi="KaiTi" w:hint="eastAsia"/>
          <w:szCs w:val="20"/>
        </w:rPr>
        <w:t>。</w:t>
      </w:r>
    </w:p>
    <w:p w14:paraId="3DEDECF1" w14:textId="77777777" w:rsidR="00EF725C" w:rsidRDefault="00000000">
      <w:pPr>
        <w:numPr>
          <w:ilvl w:val="0"/>
          <w:numId w:val="4"/>
        </w:numPr>
        <w:spacing w:before="240" w:after="240"/>
        <w:rPr>
          <w:rFonts w:ascii="KaiTi" w:eastAsia="KaiTi" w:hAnsi="KaiTi"/>
          <w:szCs w:val="20"/>
        </w:rPr>
      </w:pPr>
      <w:r>
        <w:rPr>
          <w:rFonts w:ascii="KaiTi" w:eastAsia="KaiTi" w:hAnsi="KaiTi" w:hint="eastAsia"/>
          <w:b/>
          <w:bCs/>
          <w:szCs w:val="20"/>
        </w:rPr>
        <w:t>甲方的义务</w:t>
      </w:r>
    </w:p>
    <w:p w14:paraId="6BA7BEDA" w14:textId="77777777" w:rsidR="00EF725C" w:rsidRDefault="00000000">
      <w:pPr>
        <w:numPr>
          <w:ilvl w:val="0"/>
          <w:numId w:val="6"/>
        </w:numPr>
        <w:rPr>
          <w:rFonts w:ascii="KaiTi" w:eastAsia="KaiTi" w:hAnsi="KaiTi"/>
          <w:szCs w:val="20"/>
        </w:rPr>
      </w:pPr>
      <w:r>
        <w:rPr>
          <w:rFonts w:ascii="KaiTi" w:eastAsia="KaiTi" w:hAnsi="KaiTi" w:hint="eastAsia"/>
          <w:szCs w:val="20"/>
        </w:rPr>
        <w:t>甲方工作人员不得以任何形式索要或接受乙方的礼金、礼品、有价服务和有价证券，不得在乙方报销任何应由甲方及其工作人员支付的费用；</w:t>
      </w:r>
    </w:p>
    <w:p w14:paraId="1D51A137" w14:textId="77777777" w:rsidR="00EF725C" w:rsidRDefault="00000000">
      <w:pPr>
        <w:numPr>
          <w:ilvl w:val="0"/>
          <w:numId w:val="6"/>
        </w:numPr>
        <w:rPr>
          <w:rFonts w:ascii="KaiTi" w:eastAsia="KaiTi" w:hAnsi="KaiTi"/>
          <w:szCs w:val="20"/>
        </w:rPr>
      </w:pPr>
      <w:r>
        <w:rPr>
          <w:rFonts w:ascii="KaiTi" w:eastAsia="KaiTi" w:hAnsi="KaiTi" w:hint="eastAsia"/>
          <w:szCs w:val="20"/>
        </w:rPr>
        <w:t>甲方工作人员不得以非入甲方财务账的方式向乙方或乙方工作人员索要、收受回扣、好处费；</w:t>
      </w:r>
    </w:p>
    <w:p w14:paraId="5FA283BC" w14:textId="77777777" w:rsidR="00EF725C" w:rsidRDefault="00000000">
      <w:pPr>
        <w:numPr>
          <w:ilvl w:val="0"/>
          <w:numId w:val="6"/>
        </w:numPr>
        <w:rPr>
          <w:rFonts w:ascii="KaiTi" w:eastAsia="KaiTi" w:hAnsi="KaiTi"/>
          <w:szCs w:val="20"/>
        </w:rPr>
      </w:pPr>
      <w:r>
        <w:rPr>
          <w:rFonts w:ascii="KaiTi" w:eastAsia="KaiTi" w:hAnsi="KaiTi" w:hint="eastAsia"/>
          <w:szCs w:val="20"/>
        </w:rPr>
        <w:t>甲方工作人员不得参加乙方安排的高消费、宴请和娱乐活动</w:t>
      </w:r>
      <w:r>
        <w:rPr>
          <w:rFonts w:ascii="KaiTi" w:eastAsia="KaiTi" w:hAnsi="KaiTi"/>
          <w:szCs w:val="20"/>
        </w:rPr>
        <w:t>;不得接受乙方提供的通讯、交通工具</w:t>
      </w:r>
      <w:r>
        <w:rPr>
          <w:rFonts w:ascii="KaiTi" w:eastAsia="KaiTi" w:hAnsi="KaiTi" w:hint="eastAsia"/>
          <w:szCs w:val="20"/>
        </w:rPr>
        <w:t>、家电</w:t>
      </w:r>
      <w:r>
        <w:rPr>
          <w:rFonts w:ascii="KaiTi" w:eastAsia="KaiTi" w:hAnsi="KaiTi"/>
          <w:szCs w:val="20"/>
        </w:rPr>
        <w:t>和办公用品</w:t>
      </w:r>
      <w:r>
        <w:rPr>
          <w:rFonts w:ascii="KaiTi" w:eastAsia="KaiTi" w:hAnsi="KaiTi" w:hint="eastAsia"/>
          <w:szCs w:val="20"/>
        </w:rPr>
        <w:t>；</w:t>
      </w:r>
    </w:p>
    <w:p w14:paraId="78A4AB72" w14:textId="77777777" w:rsidR="00EF725C" w:rsidRDefault="00000000">
      <w:pPr>
        <w:numPr>
          <w:ilvl w:val="0"/>
          <w:numId w:val="6"/>
        </w:numPr>
        <w:rPr>
          <w:rFonts w:ascii="KaiTi" w:eastAsia="KaiTi" w:hAnsi="KaiTi"/>
          <w:szCs w:val="20"/>
        </w:rPr>
      </w:pPr>
      <w:r>
        <w:rPr>
          <w:rFonts w:ascii="KaiTi" w:eastAsia="KaiTi" w:hAnsi="KaiTi" w:hint="eastAsia"/>
          <w:szCs w:val="20"/>
        </w:rPr>
        <w:t>甲方工作人员不得要求、接受乙方或乙方工作人员为其住房装修、婚丧嫁娶、为家属或子女安排工作以及出国等任何私人事务提供方便的；</w:t>
      </w:r>
    </w:p>
    <w:p w14:paraId="605220AF" w14:textId="77777777" w:rsidR="00EF725C" w:rsidRDefault="00000000">
      <w:pPr>
        <w:numPr>
          <w:ilvl w:val="0"/>
          <w:numId w:val="6"/>
        </w:numPr>
        <w:rPr>
          <w:rFonts w:ascii="KaiTi" w:eastAsia="KaiTi" w:hAnsi="KaiTi"/>
          <w:szCs w:val="20"/>
        </w:rPr>
      </w:pPr>
      <w:r>
        <w:rPr>
          <w:rFonts w:ascii="KaiTi" w:eastAsia="KaiTi" w:hAnsi="KaiTi" w:hint="eastAsia"/>
          <w:szCs w:val="20"/>
        </w:rPr>
        <w:t>甲方工作人员投资入股乙方或乙方关联企业的，乙方应当如实告知甲方；</w:t>
      </w:r>
    </w:p>
    <w:p w14:paraId="49BCC58C" w14:textId="77777777" w:rsidR="00EF725C" w:rsidRDefault="00000000">
      <w:pPr>
        <w:numPr>
          <w:ilvl w:val="0"/>
          <w:numId w:val="6"/>
        </w:numPr>
        <w:rPr>
          <w:rFonts w:ascii="KaiTi" w:eastAsia="KaiTi" w:hAnsi="KaiTi"/>
          <w:szCs w:val="20"/>
        </w:rPr>
      </w:pPr>
      <w:r>
        <w:rPr>
          <w:rFonts w:ascii="KaiTi" w:eastAsia="KaiTi" w:hAnsi="KaiTi" w:hint="eastAsia"/>
          <w:szCs w:val="20"/>
        </w:rPr>
        <w:t>甲方工作人员不得存在违反国家政策、法律及公司制度规定的其他非廉洁行为。</w:t>
      </w:r>
    </w:p>
    <w:p w14:paraId="69F35BE1" w14:textId="77777777" w:rsidR="00EF725C" w:rsidRDefault="00000000">
      <w:pPr>
        <w:numPr>
          <w:ilvl w:val="0"/>
          <w:numId w:val="4"/>
        </w:numPr>
        <w:spacing w:before="240" w:after="240"/>
        <w:rPr>
          <w:rFonts w:ascii="KaiTi" w:eastAsia="KaiTi" w:hAnsi="KaiTi"/>
          <w:b/>
          <w:bCs/>
          <w:szCs w:val="20"/>
        </w:rPr>
      </w:pPr>
      <w:r>
        <w:rPr>
          <w:rFonts w:ascii="KaiTi" w:eastAsia="KaiTi" w:hAnsi="KaiTi" w:hint="eastAsia"/>
          <w:b/>
          <w:bCs/>
          <w:szCs w:val="20"/>
        </w:rPr>
        <w:t>乙方的义务</w:t>
      </w:r>
    </w:p>
    <w:p w14:paraId="3818C6A4" w14:textId="77777777" w:rsidR="00EF725C" w:rsidRDefault="00000000">
      <w:pPr>
        <w:numPr>
          <w:ilvl w:val="0"/>
          <w:numId w:val="7"/>
        </w:numPr>
        <w:rPr>
          <w:rFonts w:ascii="KaiTi" w:eastAsia="KaiTi" w:hAnsi="KaiTi"/>
          <w:szCs w:val="20"/>
        </w:rPr>
      </w:pPr>
      <w:r>
        <w:rPr>
          <w:rFonts w:ascii="KaiTi" w:eastAsia="KaiTi" w:hAnsi="KaiTi" w:hint="eastAsia"/>
          <w:szCs w:val="20"/>
        </w:rPr>
        <w:t>乙方不得以任何理由向甲方及其工作人员馈赠或低价出售礼金、礼品、有价服务和有价证券；</w:t>
      </w:r>
    </w:p>
    <w:p w14:paraId="29895DBE" w14:textId="77777777" w:rsidR="00EF725C" w:rsidRDefault="00000000">
      <w:pPr>
        <w:numPr>
          <w:ilvl w:val="0"/>
          <w:numId w:val="7"/>
        </w:numPr>
        <w:rPr>
          <w:rFonts w:ascii="KaiTi" w:eastAsia="KaiTi" w:hAnsi="KaiTi"/>
          <w:szCs w:val="20"/>
        </w:rPr>
      </w:pPr>
      <w:r>
        <w:rPr>
          <w:rFonts w:ascii="KaiTi" w:eastAsia="KaiTi" w:hAnsi="KaiTi" w:hint="eastAsia"/>
          <w:szCs w:val="20"/>
        </w:rPr>
        <w:t>乙方不得以任何名义为甲方人员报销应由甲方单位或个人支付的任何费用；</w:t>
      </w:r>
    </w:p>
    <w:p w14:paraId="15DE0589" w14:textId="77777777" w:rsidR="00EF725C" w:rsidRDefault="00000000">
      <w:pPr>
        <w:numPr>
          <w:ilvl w:val="0"/>
          <w:numId w:val="7"/>
        </w:numPr>
        <w:rPr>
          <w:rFonts w:ascii="KaiTi" w:eastAsia="KaiTi" w:hAnsi="KaiTi"/>
          <w:szCs w:val="20"/>
        </w:rPr>
      </w:pPr>
      <w:r>
        <w:rPr>
          <w:rFonts w:ascii="KaiTi" w:eastAsia="KaiTi" w:hAnsi="KaiTi" w:hint="eastAsia"/>
          <w:szCs w:val="20"/>
        </w:rPr>
        <w:t>乙方不得以任何借口和方式，宴请甲方工作人员或组织、邀请甲方工作人员参加旅游、参与赌博活动或进入营业性娱乐场所；</w:t>
      </w:r>
    </w:p>
    <w:p w14:paraId="01872580" w14:textId="77777777" w:rsidR="00EF725C" w:rsidRDefault="00000000">
      <w:pPr>
        <w:numPr>
          <w:ilvl w:val="0"/>
          <w:numId w:val="7"/>
        </w:numPr>
        <w:rPr>
          <w:rFonts w:ascii="KaiTi" w:eastAsia="KaiTi" w:hAnsi="KaiTi"/>
          <w:szCs w:val="20"/>
        </w:rPr>
      </w:pPr>
      <w:r>
        <w:rPr>
          <w:rFonts w:ascii="KaiTi" w:eastAsia="KaiTi" w:hAnsi="KaiTi" w:hint="eastAsia"/>
          <w:szCs w:val="20"/>
        </w:rPr>
        <w:t>乙方及乙方工作人员不得为甲方工作人员住房装修、婚丧嫁娶、为家属或子女安排升学、工作以及出国等任何私人事务提供方便；</w:t>
      </w:r>
    </w:p>
    <w:p w14:paraId="38B652FA" w14:textId="77777777" w:rsidR="00EF725C" w:rsidRDefault="00000000">
      <w:pPr>
        <w:numPr>
          <w:ilvl w:val="0"/>
          <w:numId w:val="7"/>
        </w:numPr>
        <w:rPr>
          <w:rFonts w:ascii="KaiTi" w:eastAsia="KaiTi" w:hAnsi="KaiTi"/>
          <w:szCs w:val="20"/>
        </w:rPr>
      </w:pPr>
      <w:r>
        <w:rPr>
          <w:rFonts w:ascii="KaiTi" w:eastAsia="KaiTi" w:hAnsi="KaiTi" w:hint="eastAsia"/>
          <w:szCs w:val="20"/>
        </w:rPr>
        <w:t>乙方不得为甲方单位和个人购置或提供通讯、交通工具、家电和办公用品等；</w:t>
      </w:r>
    </w:p>
    <w:p w14:paraId="459A127E" w14:textId="77777777" w:rsidR="00EF725C" w:rsidRDefault="00000000">
      <w:pPr>
        <w:numPr>
          <w:ilvl w:val="0"/>
          <w:numId w:val="7"/>
        </w:numPr>
        <w:rPr>
          <w:rFonts w:ascii="KaiTi" w:eastAsia="KaiTi" w:hAnsi="KaiTi"/>
          <w:szCs w:val="20"/>
        </w:rPr>
      </w:pPr>
      <w:r>
        <w:rPr>
          <w:rFonts w:ascii="KaiTi" w:eastAsia="KaiTi" w:hAnsi="KaiTi" w:hint="eastAsia"/>
          <w:szCs w:val="20"/>
        </w:rPr>
        <w:t>乙方不得同意甲方工作人员以任何形式对乙方或乙方关联企业投资入股；</w:t>
      </w:r>
    </w:p>
    <w:p w14:paraId="42C450A1" w14:textId="77777777" w:rsidR="00EF725C" w:rsidRDefault="00000000">
      <w:pPr>
        <w:numPr>
          <w:ilvl w:val="0"/>
          <w:numId w:val="7"/>
        </w:numPr>
        <w:rPr>
          <w:rFonts w:ascii="KaiTi" w:eastAsia="KaiTi" w:hAnsi="KaiTi"/>
          <w:szCs w:val="20"/>
        </w:rPr>
      </w:pPr>
      <w:r>
        <w:rPr>
          <w:rFonts w:ascii="KaiTi" w:eastAsia="KaiTi" w:hAnsi="KaiTi" w:hint="eastAsia"/>
          <w:szCs w:val="20"/>
        </w:rPr>
        <w:t>乙方不得假借甲方公司领导名义，通过攀附关系的形式开展业务活动；</w:t>
      </w:r>
    </w:p>
    <w:p w14:paraId="0055F6B3" w14:textId="77777777" w:rsidR="00EF725C" w:rsidRDefault="00000000">
      <w:pPr>
        <w:numPr>
          <w:ilvl w:val="0"/>
          <w:numId w:val="7"/>
        </w:numPr>
        <w:rPr>
          <w:rFonts w:ascii="KaiTi" w:eastAsia="KaiTi" w:hAnsi="KaiTi"/>
          <w:szCs w:val="20"/>
        </w:rPr>
      </w:pPr>
      <w:r>
        <w:rPr>
          <w:rFonts w:ascii="KaiTi" w:eastAsia="KaiTi" w:hAnsi="KaiTi" w:hint="eastAsia"/>
          <w:szCs w:val="20"/>
        </w:rPr>
        <w:t>乙方与甲方发生业务往来过程中，不得有弄虚作假、以次充好、虚结虚算等违背诚信的行为；</w:t>
      </w:r>
    </w:p>
    <w:p w14:paraId="7CE5EC11" w14:textId="77777777" w:rsidR="00EF725C" w:rsidRDefault="00000000">
      <w:pPr>
        <w:numPr>
          <w:ilvl w:val="0"/>
          <w:numId w:val="7"/>
        </w:numPr>
        <w:rPr>
          <w:rFonts w:ascii="KaiTi" w:eastAsia="KaiTi" w:hAnsi="KaiTi"/>
          <w:szCs w:val="20"/>
        </w:rPr>
      </w:pPr>
      <w:r>
        <w:rPr>
          <w:rFonts w:ascii="KaiTi" w:eastAsia="KaiTi" w:hAnsi="KaiTi" w:hint="eastAsia"/>
          <w:szCs w:val="20"/>
        </w:rPr>
        <w:t>除上述列举的非廉洁行为外，乙方承诺在与甲方的合作中不向甲方工作人员实施任何变通的其他商业贿赂行为。</w:t>
      </w:r>
    </w:p>
    <w:p w14:paraId="1B9E4D7A" w14:textId="77777777" w:rsidR="00EF725C" w:rsidRDefault="00000000">
      <w:pPr>
        <w:numPr>
          <w:ilvl w:val="0"/>
          <w:numId w:val="4"/>
        </w:numPr>
        <w:rPr>
          <w:rFonts w:ascii="KaiTi" w:eastAsia="KaiTi" w:hAnsi="KaiTi"/>
          <w:b/>
          <w:bCs/>
          <w:szCs w:val="20"/>
        </w:rPr>
      </w:pPr>
      <w:r>
        <w:rPr>
          <w:rFonts w:ascii="KaiTi" w:eastAsia="KaiTi" w:hAnsi="KaiTi" w:hint="eastAsia"/>
          <w:b/>
          <w:bCs/>
          <w:szCs w:val="20"/>
        </w:rPr>
        <w:t>违约责任</w:t>
      </w:r>
    </w:p>
    <w:p w14:paraId="230F0894" w14:textId="77777777" w:rsidR="00EF725C" w:rsidRDefault="00000000">
      <w:pPr>
        <w:numPr>
          <w:ilvl w:val="0"/>
          <w:numId w:val="8"/>
        </w:numPr>
        <w:rPr>
          <w:rFonts w:ascii="KaiTi" w:eastAsia="KaiTi" w:hAnsi="KaiTi"/>
          <w:szCs w:val="20"/>
        </w:rPr>
      </w:pPr>
      <w:r>
        <w:rPr>
          <w:rFonts w:ascii="KaiTi" w:eastAsia="KaiTi" w:hAnsi="KaiTi" w:hint="eastAsia"/>
          <w:szCs w:val="20"/>
        </w:rPr>
        <w:t>甲方及其工作人员违反本协议第一、二条，甲方依据有关规定及时严肃处罚；涉嫌犯罪的，移交司法机关追究法律责任；</w:t>
      </w:r>
    </w:p>
    <w:p w14:paraId="12C8E5A4" w14:textId="77777777" w:rsidR="00EF725C" w:rsidRDefault="00000000">
      <w:pPr>
        <w:numPr>
          <w:ilvl w:val="0"/>
          <w:numId w:val="8"/>
        </w:numPr>
        <w:rPr>
          <w:rFonts w:ascii="KaiTi" w:eastAsia="KaiTi" w:hAnsi="KaiTi"/>
          <w:szCs w:val="20"/>
        </w:rPr>
      </w:pPr>
      <w:r>
        <w:rPr>
          <w:rFonts w:ascii="KaiTi" w:eastAsia="KaiTi" w:hAnsi="KaiTi" w:hint="eastAsia"/>
          <w:szCs w:val="20"/>
        </w:rPr>
        <w:t>乙方及其工作人员违反本协议第一、三条应承担的责任：</w:t>
      </w:r>
    </w:p>
    <w:p w14:paraId="401E902E" w14:textId="77777777" w:rsidR="00EF725C" w:rsidRDefault="00000000">
      <w:pPr>
        <w:numPr>
          <w:ilvl w:val="0"/>
          <w:numId w:val="9"/>
        </w:numPr>
        <w:rPr>
          <w:rFonts w:ascii="KaiTi" w:eastAsia="KaiTi" w:hAnsi="KaiTi"/>
          <w:szCs w:val="20"/>
        </w:rPr>
      </w:pPr>
      <w:r>
        <w:rPr>
          <w:rFonts w:ascii="KaiTi" w:eastAsia="KaiTi" w:hAnsi="KaiTi" w:hint="eastAsia"/>
          <w:szCs w:val="20"/>
        </w:rPr>
        <w:t>甲方有权要求乙方支付违约金（违约金以双方合作以来已签订业务合同总额</w:t>
      </w:r>
      <w:r>
        <w:rPr>
          <w:rFonts w:ascii="KaiTi" w:eastAsia="KaiTi" w:hAnsi="KaiTi"/>
          <w:szCs w:val="20"/>
        </w:rPr>
        <w:t>5%至30%计算,最低不少</w:t>
      </w:r>
      <w:r>
        <w:rPr>
          <w:rFonts w:ascii="KaiTi" w:eastAsia="KaiTi" w:hAnsi="KaiTi"/>
          <w:szCs w:val="20"/>
        </w:rPr>
        <w:lastRenderedPageBreak/>
        <w:t>于10万元）</w:t>
      </w:r>
      <w:r>
        <w:rPr>
          <w:rFonts w:ascii="KaiTi" w:eastAsia="KaiTi" w:hAnsi="KaiTi" w:hint="eastAsia"/>
          <w:szCs w:val="20"/>
        </w:rPr>
        <w:t>；</w:t>
      </w:r>
    </w:p>
    <w:p w14:paraId="6F8E191D" w14:textId="77777777" w:rsidR="00EF725C" w:rsidRDefault="00000000">
      <w:pPr>
        <w:numPr>
          <w:ilvl w:val="0"/>
          <w:numId w:val="9"/>
        </w:numPr>
        <w:rPr>
          <w:rFonts w:ascii="KaiTi" w:eastAsia="KaiTi" w:hAnsi="KaiTi"/>
          <w:szCs w:val="20"/>
        </w:rPr>
      </w:pPr>
      <w:r>
        <w:rPr>
          <w:rFonts w:ascii="KaiTi" w:eastAsia="KaiTi" w:hAnsi="KaiTi"/>
          <w:szCs w:val="20"/>
        </w:rPr>
        <w:t>已开展商业合作的，甲方有权终止商业合作并解除双方签订的业务合同</w:t>
      </w:r>
      <w:r>
        <w:rPr>
          <w:rFonts w:ascii="KaiTi" w:eastAsia="KaiTi" w:hAnsi="KaiTi" w:hint="eastAsia"/>
          <w:szCs w:val="20"/>
        </w:rPr>
        <w:t>；</w:t>
      </w:r>
    </w:p>
    <w:p w14:paraId="396656A9" w14:textId="77777777" w:rsidR="00EF725C" w:rsidRDefault="00000000">
      <w:pPr>
        <w:numPr>
          <w:ilvl w:val="0"/>
          <w:numId w:val="9"/>
        </w:numPr>
        <w:rPr>
          <w:rFonts w:ascii="KaiTi" w:eastAsia="KaiTi" w:hAnsi="KaiTi"/>
          <w:szCs w:val="20"/>
        </w:rPr>
      </w:pPr>
      <w:r>
        <w:rPr>
          <w:rFonts w:ascii="KaiTi" w:eastAsia="KaiTi" w:hAnsi="KaiTi"/>
          <w:szCs w:val="20"/>
        </w:rPr>
        <w:t>新进供应商库未发生业务往来</w:t>
      </w:r>
      <w:r>
        <w:rPr>
          <w:rFonts w:ascii="KaiTi" w:eastAsia="KaiTi" w:hAnsi="KaiTi" w:hint="eastAsia"/>
          <w:szCs w:val="20"/>
        </w:rPr>
        <w:t>的</w:t>
      </w:r>
      <w:r>
        <w:rPr>
          <w:rFonts w:ascii="KaiTi" w:eastAsia="KaiTi" w:hAnsi="KaiTi"/>
          <w:szCs w:val="20"/>
        </w:rPr>
        <w:t>供应商，甲方有权取消乙方的合作资格并将乙方纳入甲方供应商黑名单，在一定期限内不予合作</w:t>
      </w:r>
      <w:r>
        <w:rPr>
          <w:rFonts w:ascii="KaiTi" w:eastAsia="KaiTi" w:hAnsi="KaiTi" w:hint="eastAsia"/>
          <w:szCs w:val="20"/>
        </w:rPr>
        <w:t>；</w:t>
      </w:r>
    </w:p>
    <w:p w14:paraId="2617653E" w14:textId="77777777" w:rsidR="00EF725C" w:rsidRDefault="00000000">
      <w:pPr>
        <w:numPr>
          <w:ilvl w:val="0"/>
          <w:numId w:val="9"/>
        </w:numPr>
        <w:rPr>
          <w:rFonts w:ascii="KaiTi" w:eastAsia="KaiTi" w:hAnsi="KaiTi"/>
          <w:szCs w:val="20"/>
        </w:rPr>
      </w:pPr>
      <w:r>
        <w:rPr>
          <w:rFonts w:ascii="KaiTi" w:eastAsia="KaiTi" w:hAnsi="KaiTi" w:hint="eastAsia"/>
          <w:szCs w:val="20"/>
        </w:rPr>
        <w:t>乙方不按照正常渠道进行投诉、举报或进行恶意投诉</w:t>
      </w:r>
      <w:r>
        <w:rPr>
          <w:rFonts w:ascii="KaiTi" w:eastAsia="KaiTi" w:hAnsi="KaiTi"/>
          <w:szCs w:val="20"/>
        </w:rPr>
        <w:t>,扰乱工作秩序,经核实后，甲方有权将乙方纳入甲方供应商黑名单,在黑名单解除前，乙方不得参加甲方的</w:t>
      </w:r>
      <w:r>
        <w:rPr>
          <w:rFonts w:ascii="KaiTi" w:eastAsia="KaiTi" w:hAnsi="KaiTi" w:hint="eastAsia"/>
          <w:szCs w:val="20"/>
        </w:rPr>
        <w:t>任何</w:t>
      </w:r>
      <w:r>
        <w:rPr>
          <w:rFonts w:ascii="KaiTi" w:eastAsia="KaiTi" w:hAnsi="KaiTi"/>
          <w:szCs w:val="20"/>
        </w:rPr>
        <w:t>业务</w:t>
      </w:r>
      <w:r>
        <w:rPr>
          <w:rFonts w:ascii="KaiTi" w:eastAsia="KaiTi" w:hAnsi="KaiTi" w:hint="eastAsia"/>
          <w:szCs w:val="20"/>
        </w:rPr>
        <w:t>；</w:t>
      </w:r>
    </w:p>
    <w:p w14:paraId="6A93B8D0" w14:textId="77777777" w:rsidR="00EF725C" w:rsidRDefault="00000000">
      <w:pPr>
        <w:numPr>
          <w:ilvl w:val="0"/>
          <w:numId w:val="9"/>
        </w:numPr>
        <w:rPr>
          <w:rFonts w:ascii="KaiTi" w:eastAsia="KaiTi" w:hAnsi="KaiTi"/>
          <w:szCs w:val="20"/>
        </w:rPr>
      </w:pPr>
      <w:r>
        <w:rPr>
          <w:rFonts w:ascii="KaiTi" w:eastAsia="KaiTi" w:hAnsi="KaiTi" w:hint="eastAsia"/>
          <w:szCs w:val="20"/>
        </w:rPr>
        <w:t>因乙方或乙方工作人员违反本协议规定实施商业贿赂行为导致纠纷的，乙方应承担甲方处理案件而发生的诉讼费、律师费、公证费、差旅费及其他合理的费用。</w:t>
      </w:r>
    </w:p>
    <w:p w14:paraId="4025F3BB" w14:textId="77777777" w:rsidR="00EF725C" w:rsidRDefault="00000000">
      <w:pPr>
        <w:numPr>
          <w:ilvl w:val="0"/>
          <w:numId w:val="4"/>
        </w:numPr>
        <w:rPr>
          <w:rFonts w:ascii="KaiTi" w:eastAsia="KaiTi" w:hAnsi="KaiTi"/>
          <w:b/>
          <w:bCs/>
          <w:szCs w:val="20"/>
        </w:rPr>
      </w:pPr>
      <w:r>
        <w:rPr>
          <w:rFonts w:ascii="KaiTi" w:eastAsia="KaiTi" w:hAnsi="KaiTi" w:hint="eastAsia"/>
          <w:b/>
          <w:bCs/>
          <w:szCs w:val="20"/>
        </w:rPr>
        <w:t>其他</w:t>
      </w:r>
    </w:p>
    <w:p w14:paraId="0B04238E" w14:textId="77777777" w:rsidR="00EF725C" w:rsidRDefault="00000000">
      <w:pPr>
        <w:numPr>
          <w:ilvl w:val="0"/>
          <w:numId w:val="10"/>
        </w:numPr>
        <w:rPr>
          <w:rFonts w:ascii="KaiTi" w:eastAsia="KaiTi" w:hAnsi="KaiTi"/>
          <w:szCs w:val="20"/>
        </w:rPr>
      </w:pPr>
      <w:r>
        <w:rPr>
          <w:rFonts w:ascii="KaiTi" w:eastAsia="KaiTi" w:hAnsi="KaiTi" w:hint="eastAsia"/>
          <w:szCs w:val="20"/>
        </w:rPr>
        <w:t>本协议适用于双方签订的所有业务合同行为，与业务合同具有同等法律效力，长期有效。本协议系甲乙双方商业合作协议（包括不限于采购、咨询服务、内容合作等）的附件，与商业合作协议相同法律效力，即使甲乙双方商业合作关系发生异常、解除或终止，本协议所约定的权利义务仍有效，适用于甲乙双方；</w:t>
      </w:r>
    </w:p>
    <w:p w14:paraId="38D4B12A" w14:textId="77777777" w:rsidR="00EF725C" w:rsidRDefault="00000000">
      <w:pPr>
        <w:numPr>
          <w:ilvl w:val="0"/>
          <w:numId w:val="10"/>
        </w:numPr>
        <w:rPr>
          <w:rFonts w:ascii="KaiTi" w:eastAsia="KaiTi" w:hAnsi="KaiTi"/>
          <w:szCs w:val="20"/>
        </w:rPr>
      </w:pPr>
      <w:r>
        <w:rPr>
          <w:rFonts w:ascii="KaiTi" w:eastAsia="KaiTi" w:hAnsi="KaiTi" w:hint="eastAsia"/>
          <w:szCs w:val="20"/>
        </w:rPr>
        <w:t>乙方发现甲方工作人员有违反廉洁从业相关规定时，有义务向甲方反舞弊委员会反映、投诉或举报，举报邮箱：j</w:t>
      </w:r>
      <w:r>
        <w:rPr>
          <w:rFonts w:ascii="KaiTi" w:eastAsia="KaiTi" w:hAnsi="KaiTi"/>
          <w:szCs w:val="20"/>
        </w:rPr>
        <w:t>ubao@newrank.cn，也可邮寄书面投诉举报文件至甲方</w:t>
      </w:r>
      <w:r>
        <w:rPr>
          <w:rFonts w:ascii="KaiTi" w:eastAsia="KaiTi" w:hAnsi="KaiTi" w:hint="eastAsia"/>
          <w:szCs w:val="20"/>
        </w:rPr>
        <w:t>；</w:t>
      </w:r>
    </w:p>
    <w:p w14:paraId="529D6309" w14:textId="77777777" w:rsidR="00EF725C" w:rsidRDefault="00000000">
      <w:pPr>
        <w:numPr>
          <w:ilvl w:val="0"/>
          <w:numId w:val="10"/>
        </w:numPr>
        <w:rPr>
          <w:rFonts w:ascii="KaiTi" w:eastAsia="KaiTi" w:hAnsi="KaiTi"/>
          <w:szCs w:val="20"/>
        </w:rPr>
      </w:pPr>
      <w:r>
        <w:rPr>
          <w:rFonts w:ascii="KaiTi" w:eastAsia="KaiTi" w:hAnsi="KaiTi" w:hint="eastAsia"/>
          <w:szCs w:val="20"/>
        </w:rPr>
        <w:t>乙方同意甲方不定期通过现场、电话、邮件、调查问卷等方式向乙方回访确认廉洁从业相关事项，乙方同意予以积极配合（不论是否仍在合作中）；</w:t>
      </w:r>
    </w:p>
    <w:p w14:paraId="7AED34BF" w14:textId="77777777" w:rsidR="00EF725C" w:rsidRDefault="00000000">
      <w:pPr>
        <w:numPr>
          <w:ilvl w:val="0"/>
          <w:numId w:val="10"/>
        </w:numPr>
        <w:rPr>
          <w:rFonts w:ascii="KaiTi" w:eastAsia="KaiTi" w:hAnsi="KaiTi"/>
          <w:szCs w:val="20"/>
        </w:rPr>
      </w:pPr>
      <w:r>
        <w:rPr>
          <w:rFonts w:ascii="KaiTi" w:eastAsia="KaiTi" w:hAnsi="KaiTi" w:hint="eastAsia"/>
          <w:szCs w:val="20"/>
        </w:rPr>
        <w:t>本协议一式贰份，甲方执壹份，乙方执壹份，均具有同等法律效力。</w:t>
      </w:r>
      <w:bookmarkEnd w:id="167"/>
    </w:p>
    <w:p w14:paraId="220E7EC9" w14:textId="77777777" w:rsidR="00EF725C" w:rsidRDefault="00EF725C">
      <w:pPr>
        <w:rPr>
          <w:color w:val="000000"/>
          <w:szCs w:val="21"/>
        </w:rPr>
      </w:pPr>
    </w:p>
    <w:p w14:paraId="2F616F95" w14:textId="77777777" w:rsidR="00EF725C" w:rsidRDefault="00EF725C"/>
    <w:sectPr w:rsidR="00EF725C">
      <w:headerReference w:type="default" r:id="rId11"/>
      <w:footerReference w:type="default" r:id="rId12"/>
      <w:pgSz w:w="11906" w:h="16838"/>
      <w:pgMar w:top="720" w:right="720" w:bottom="720" w:left="72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2" w:author="nnnn" w:date="2025-02-19T15:25:00Z" w:initials="n">
    <w:p w14:paraId="2FB5AC12" w14:textId="77777777" w:rsidR="00EF725C" w:rsidRDefault="00C04266">
      <w:pPr>
        <w:pStyle w:val="CommentText"/>
      </w:pPr>
      <w:r>
        <w:rPr>
          <w:rStyle w:val="CommentReference"/>
        </w:rPr>
        <w:annotationRef/>
      </w:r>
      <w:r w:rsidR="00000000">
        <w:rPr>
          <w:rFonts w:hint="eastAsia"/>
        </w:rPr>
        <w:t>如只涉及线下费用的，则可删除本条</w:t>
      </w:r>
    </w:p>
  </w:comment>
  <w:comment w:id="129" w:author="nnnn" w:date="2025-02-19T14:15:00Z" w:initials="n">
    <w:p w14:paraId="0BBC199A" w14:textId="77777777" w:rsidR="00EF725C" w:rsidRDefault="00C04266">
      <w:pPr>
        <w:pStyle w:val="CommentText"/>
      </w:pPr>
      <w:r>
        <w:rPr>
          <w:rStyle w:val="CommentReference"/>
        </w:rPr>
        <w:annotationRef/>
      </w:r>
      <w:r w:rsidR="00000000">
        <w:rPr>
          <w:rFonts w:hint="eastAsia"/>
        </w:rPr>
        <w:t>请根据实际情况填写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B5AC12" w15:done="0"/>
  <w15:commentEx w15:paraId="0BBC199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B5AC12" w16cid:durableId="2FB5AC12"/>
  <w16cid:commentId w16cid:paraId="0BBC199A" w16cid:durableId="0BBC19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EE6D7" w14:textId="77777777" w:rsidR="00735E59" w:rsidRDefault="00735E59">
      <w:r>
        <w:separator/>
      </w:r>
    </w:p>
  </w:endnote>
  <w:endnote w:type="continuationSeparator" w:id="0">
    <w:p w14:paraId="2F4F1286" w14:textId="77777777" w:rsidR="00735E59" w:rsidRDefault="00735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altName w:val="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5673611"/>
    </w:sdtPr>
    <w:sdtContent>
      <w:sdt>
        <w:sdtPr>
          <w:id w:val="1728636285"/>
        </w:sdtPr>
        <w:sdtContent>
          <w:p w14:paraId="30AF5AF0" w14:textId="77777777" w:rsidR="00EF725C" w:rsidRDefault="00000000">
            <w:pPr>
              <w:pStyle w:val="Footer"/>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1</w:t>
            </w:r>
            <w:r>
              <w:rPr>
                <w:b/>
                <w:bCs/>
                <w:sz w:val="24"/>
                <w:szCs w:val="24"/>
              </w:rPr>
              <w:fldChar w:fldCharType="end"/>
            </w:r>
          </w:p>
        </w:sdtContent>
      </w:sdt>
    </w:sdtContent>
  </w:sdt>
  <w:p w14:paraId="03C1BE1C" w14:textId="77777777" w:rsidR="00EF725C" w:rsidRDefault="00EF725C">
    <w:pPr>
      <w:pStyle w:val="Footer"/>
      <w:rPr>
        <w:rFonts w:asciiTheme="minorEastAsia" w:eastAsiaTheme="minorEastAsia" w:hAnsiTheme="minor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14EAF" w14:textId="77777777" w:rsidR="00735E59" w:rsidRDefault="00735E59">
      <w:r>
        <w:separator/>
      </w:r>
    </w:p>
  </w:footnote>
  <w:footnote w:type="continuationSeparator" w:id="0">
    <w:p w14:paraId="5269516B" w14:textId="77777777" w:rsidR="00735E59" w:rsidRDefault="00735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A6F5B" w14:textId="77777777" w:rsidR="00EF725C" w:rsidRDefault="00000000">
    <w:pPr>
      <w:widowControl/>
      <w:tabs>
        <w:tab w:val="left" w:pos="7395"/>
      </w:tabs>
      <w:jc w:val="left"/>
      <w:rPr>
        <w:rFonts w:ascii="SimSun" w:hAnsi="SimSun" w:cs="SimSun"/>
        <w:kern w:val="0"/>
        <w:sz w:val="24"/>
        <w:szCs w:val="24"/>
      </w:rPr>
    </w:pPr>
    <w:r>
      <w:rPr>
        <w:noProof/>
      </w:rPr>
      <w:drawing>
        <wp:inline distT="0" distB="0" distL="114300" distR="114300" wp14:anchorId="4071BB25" wp14:editId="66254FDC">
          <wp:extent cx="676910" cy="353060"/>
          <wp:effectExtent l="0" t="0" r="8890" b="2540"/>
          <wp:docPr id="1" name="图片 1" descr="bf87376605c2649829a331b922227d1"/>
          <wp:cNvGraphicFramePr/>
          <a:graphic xmlns:a="http://schemas.openxmlformats.org/drawingml/2006/main">
            <a:graphicData uri="http://schemas.openxmlformats.org/drawingml/2006/picture">
              <pic:pic xmlns:pic="http://schemas.openxmlformats.org/drawingml/2006/picture">
                <pic:nvPicPr>
                  <pic:cNvPr id="1" name="图片 1" descr="bf87376605c2649829a331b922227d1"/>
                  <pic:cNvPicPr/>
                </pic:nvPicPr>
                <pic:blipFill>
                  <a:blip r:embed="rId1"/>
                  <a:stretch>
                    <a:fillRect/>
                  </a:stretch>
                </pic:blipFill>
                <pic:spPr>
                  <a:xfrm>
                    <a:off x="0" y="0"/>
                    <a:ext cx="690880" cy="353060"/>
                  </a:xfrm>
                  <a:prstGeom prst="rect">
                    <a:avLst/>
                  </a:prstGeom>
                </pic:spPr>
              </pic:pic>
            </a:graphicData>
          </a:graphic>
        </wp:inline>
      </w:drawing>
    </w:r>
    <w:r>
      <w:rPr>
        <w:rFonts w:ascii="SimSun" w:hAnsi="SimSun" w:cs="SimSun"/>
        <w:kern w:val="0"/>
        <w:sz w:val="24"/>
        <w:szCs w:val="24"/>
      </w:rPr>
      <w:tab/>
    </w:r>
    <w:r>
      <w:rPr>
        <w:rFonts w:ascii="SimSun" w:hAnsi="SimSun" w:cs="SimSun" w:hint="eastAsia"/>
        <w:kern w:val="0"/>
        <w:sz w:val="18"/>
        <w:szCs w:val="18"/>
      </w:rPr>
      <w:t>合同编号：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302A9"/>
    <w:multiLevelType w:val="multilevel"/>
    <w:tmpl w:val="1BF302A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871302A"/>
    <w:multiLevelType w:val="multilevel"/>
    <w:tmpl w:val="2871302A"/>
    <w:lvl w:ilvl="0">
      <w:start w:val="2"/>
      <w:numFmt w:val="decimal"/>
      <w:lvlText w:val="%1.1"/>
      <w:lvlJc w:val="left"/>
      <w:pPr>
        <w:ind w:left="987" w:hanging="420"/>
      </w:pPr>
      <w:rPr>
        <w:rFonts w:hint="eastAsia"/>
      </w:rPr>
    </w:lvl>
    <w:lvl w:ilvl="1">
      <w:start w:val="1"/>
      <w:numFmt w:val="lowerLetter"/>
      <w:lvlText w:val="%2)"/>
      <w:lvlJc w:val="left"/>
      <w:pPr>
        <w:ind w:left="1047" w:hanging="420"/>
      </w:pPr>
    </w:lvl>
    <w:lvl w:ilvl="2">
      <w:start w:val="1"/>
      <w:numFmt w:val="lowerRoman"/>
      <w:lvlText w:val="%3."/>
      <w:lvlJc w:val="right"/>
      <w:pPr>
        <w:ind w:left="1467" w:hanging="420"/>
      </w:pPr>
    </w:lvl>
    <w:lvl w:ilvl="3">
      <w:start w:val="1"/>
      <w:numFmt w:val="decimal"/>
      <w:lvlText w:val="%4."/>
      <w:lvlJc w:val="left"/>
      <w:pPr>
        <w:ind w:left="1887" w:hanging="420"/>
      </w:pPr>
    </w:lvl>
    <w:lvl w:ilvl="4">
      <w:start w:val="1"/>
      <w:numFmt w:val="lowerLetter"/>
      <w:lvlText w:val="%5)"/>
      <w:lvlJc w:val="left"/>
      <w:pPr>
        <w:ind w:left="2307" w:hanging="420"/>
      </w:pPr>
    </w:lvl>
    <w:lvl w:ilvl="5">
      <w:start w:val="1"/>
      <w:numFmt w:val="lowerRoman"/>
      <w:lvlText w:val="%6."/>
      <w:lvlJc w:val="right"/>
      <w:pPr>
        <w:ind w:left="2727" w:hanging="420"/>
      </w:pPr>
    </w:lvl>
    <w:lvl w:ilvl="6">
      <w:start w:val="1"/>
      <w:numFmt w:val="decimal"/>
      <w:lvlText w:val="%7."/>
      <w:lvlJc w:val="left"/>
      <w:pPr>
        <w:ind w:left="3147" w:hanging="420"/>
      </w:pPr>
    </w:lvl>
    <w:lvl w:ilvl="7">
      <w:start w:val="1"/>
      <w:numFmt w:val="lowerLetter"/>
      <w:lvlText w:val="%8)"/>
      <w:lvlJc w:val="left"/>
      <w:pPr>
        <w:ind w:left="3567" w:hanging="420"/>
      </w:pPr>
    </w:lvl>
    <w:lvl w:ilvl="8">
      <w:start w:val="1"/>
      <w:numFmt w:val="lowerRoman"/>
      <w:lvlText w:val="%9."/>
      <w:lvlJc w:val="right"/>
      <w:pPr>
        <w:ind w:left="3987" w:hanging="420"/>
      </w:pPr>
    </w:lvl>
  </w:abstractNum>
  <w:abstractNum w:abstractNumId="2" w15:restartNumberingAfterBreak="0">
    <w:nsid w:val="293936E4"/>
    <w:multiLevelType w:val="multilevel"/>
    <w:tmpl w:val="293936E4"/>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15:restartNumberingAfterBreak="0">
    <w:nsid w:val="33B13AB2"/>
    <w:multiLevelType w:val="multilevel"/>
    <w:tmpl w:val="33B13AB2"/>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3AD41E19"/>
    <w:multiLevelType w:val="multilevel"/>
    <w:tmpl w:val="3AD41E19"/>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5" w15:restartNumberingAfterBreak="0">
    <w:nsid w:val="3CD74C1F"/>
    <w:multiLevelType w:val="multilevel"/>
    <w:tmpl w:val="3CD74C1F"/>
    <w:lvl w:ilvl="0">
      <w:start w:val="1"/>
      <w:numFmt w:val="lowerLetter"/>
      <w:lvlText w:val="%1)"/>
      <w:lvlJc w:val="left"/>
      <w:pPr>
        <w:ind w:left="1260" w:hanging="420"/>
      </w:p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6" w15:restartNumberingAfterBreak="0">
    <w:nsid w:val="4131275B"/>
    <w:multiLevelType w:val="multilevel"/>
    <w:tmpl w:val="4131275B"/>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7" w15:restartNumberingAfterBreak="0">
    <w:nsid w:val="560706C8"/>
    <w:multiLevelType w:val="multilevel"/>
    <w:tmpl w:val="560706C8"/>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8" w15:restartNumberingAfterBreak="0">
    <w:nsid w:val="62E952AB"/>
    <w:multiLevelType w:val="multilevel"/>
    <w:tmpl w:val="62E952AB"/>
    <w:lvl w:ilvl="0">
      <w:start w:val="1"/>
      <w:numFmt w:val="decimal"/>
      <w:lvlText w:val="%1"/>
      <w:lvlJc w:val="left"/>
      <w:pPr>
        <w:ind w:left="425" w:hanging="425"/>
      </w:pPr>
      <w:rPr>
        <w:rFonts w:hint="eastAsia"/>
      </w:rPr>
    </w:lvl>
    <w:lvl w:ilvl="1">
      <w:start w:val="1"/>
      <w:numFmt w:val="decimal"/>
      <w:lvlText w:val="%2.1"/>
      <w:lvlJc w:val="left"/>
      <w:pPr>
        <w:ind w:left="850"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795C0A77"/>
    <w:multiLevelType w:val="multilevel"/>
    <w:tmpl w:val="795C0A77"/>
    <w:lvl w:ilvl="0">
      <w:start w:val="1"/>
      <w:numFmt w:val="japaneseCounting"/>
      <w:lvlText w:val="第%1条"/>
      <w:lvlJc w:val="left"/>
      <w:pPr>
        <w:ind w:left="920" w:hanging="920"/>
      </w:pPr>
      <w:rPr>
        <w:rFonts w:hint="default"/>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24754918">
    <w:abstractNumId w:val="0"/>
  </w:num>
  <w:num w:numId="2" w16cid:durableId="631598343">
    <w:abstractNumId w:val="8"/>
  </w:num>
  <w:num w:numId="3" w16cid:durableId="1153258871">
    <w:abstractNumId w:val="1"/>
  </w:num>
  <w:num w:numId="4" w16cid:durableId="376853215">
    <w:abstractNumId w:val="9"/>
  </w:num>
  <w:num w:numId="5" w16cid:durableId="197007097">
    <w:abstractNumId w:val="3"/>
  </w:num>
  <w:num w:numId="6" w16cid:durableId="889880194">
    <w:abstractNumId w:val="6"/>
  </w:num>
  <w:num w:numId="7" w16cid:durableId="858351424">
    <w:abstractNumId w:val="2"/>
  </w:num>
  <w:num w:numId="8" w16cid:durableId="848447194">
    <w:abstractNumId w:val="4"/>
  </w:num>
  <w:num w:numId="9" w16cid:durableId="1898542208">
    <w:abstractNumId w:val="5"/>
  </w:num>
  <w:num w:numId="10" w16cid:durableId="203843297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擀面皮">
    <w15:presenceInfo w15:providerId="None" w15:userId="擀面皮"/>
  </w15:person>
  <w15:person w15:author="lei zhong">
    <w15:presenceInfo w15:providerId="Windows Live" w15:userId="9e7b3b50a6e9c5d8"/>
  </w15:person>
  <w15:person w15:author="nnnn">
    <w15:presenceInfo w15:providerId="None" w15:userId="nnn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trackRevisions/>
  <w:documentProtection w:edit="trackedChanges" w:enforcement="1" w:cryptProviderType="rsaAES" w:cryptAlgorithmClass="hash" w:cryptAlgorithmType="typeAny" w:cryptAlgorithmSid="14" w:cryptSpinCount="100000" w:hash="ybboX4wxDeHpk1mujcepYSTqRSYqI5lk6pshubHP3SJvzo4ISuEcV9wj3QRo8i6jufs4S/DBrLArghXG308I9Q==" w:salt="3bmHy4XibYGslm/dNVK/rA=="/>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5E6"/>
    <w:rsid w:val="00000294"/>
    <w:rsid w:val="000029C0"/>
    <w:rsid w:val="00016D5D"/>
    <w:rsid w:val="00035A1A"/>
    <w:rsid w:val="00052BAA"/>
    <w:rsid w:val="0005686F"/>
    <w:rsid w:val="000A3BA8"/>
    <w:rsid w:val="000C0E2C"/>
    <w:rsid w:val="000C31EB"/>
    <w:rsid w:val="000C3213"/>
    <w:rsid w:val="000E1B80"/>
    <w:rsid w:val="000E702E"/>
    <w:rsid w:val="000E70BA"/>
    <w:rsid w:val="00125466"/>
    <w:rsid w:val="00142791"/>
    <w:rsid w:val="00144829"/>
    <w:rsid w:val="0015309E"/>
    <w:rsid w:val="00153576"/>
    <w:rsid w:val="00156C24"/>
    <w:rsid w:val="00161CE8"/>
    <w:rsid w:val="00186EF1"/>
    <w:rsid w:val="00193700"/>
    <w:rsid w:val="001A6A94"/>
    <w:rsid w:val="001B31DD"/>
    <w:rsid w:val="001B67BC"/>
    <w:rsid w:val="00211E8E"/>
    <w:rsid w:val="00230174"/>
    <w:rsid w:val="00230D4C"/>
    <w:rsid w:val="00234014"/>
    <w:rsid w:val="00241B1C"/>
    <w:rsid w:val="00243698"/>
    <w:rsid w:val="0024673B"/>
    <w:rsid w:val="002810DC"/>
    <w:rsid w:val="00282BD8"/>
    <w:rsid w:val="00295D4B"/>
    <w:rsid w:val="002B67AF"/>
    <w:rsid w:val="002D13A5"/>
    <w:rsid w:val="002D75F2"/>
    <w:rsid w:val="002F6405"/>
    <w:rsid w:val="00301660"/>
    <w:rsid w:val="003172D3"/>
    <w:rsid w:val="00330B54"/>
    <w:rsid w:val="00382878"/>
    <w:rsid w:val="003A276E"/>
    <w:rsid w:val="003A5E46"/>
    <w:rsid w:val="003D310A"/>
    <w:rsid w:val="0042548D"/>
    <w:rsid w:val="004614E5"/>
    <w:rsid w:val="004748F9"/>
    <w:rsid w:val="004A3140"/>
    <w:rsid w:val="004B0EE2"/>
    <w:rsid w:val="004C5D19"/>
    <w:rsid w:val="004E336E"/>
    <w:rsid w:val="0050463E"/>
    <w:rsid w:val="0050594C"/>
    <w:rsid w:val="00514DE2"/>
    <w:rsid w:val="00524A4A"/>
    <w:rsid w:val="00524C89"/>
    <w:rsid w:val="0054262D"/>
    <w:rsid w:val="005453AB"/>
    <w:rsid w:val="00563520"/>
    <w:rsid w:val="005831CF"/>
    <w:rsid w:val="00583299"/>
    <w:rsid w:val="005902F9"/>
    <w:rsid w:val="005B6E2A"/>
    <w:rsid w:val="005C47BF"/>
    <w:rsid w:val="005D313C"/>
    <w:rsid w:val="005D3435"/>
    <w:rsid w:val="005E21D9"/>
    <w:rsid w:val="005E3719"/>
    <w:rsid w:val="006056C3"/>
    <w:rsid w:val="006437BA"/>
    <w:rsid w:val="00644BCF"/>
    <w:rsid w:val="0066366A"/>
    <w:rsid w:val="00693E8C"/>
    <w:rsid w:val="006963C0"/>
    <w:rsid w:val="006A00C7"/>
    <w:rsid w:val="006A1953"/>
    <w:rsid w:val="006B2440"/>
    <w:rsid w:val="006B4AFF"/>
    <w:rsid w:val="006D0703"/>
    <w:rsid w:val="006E2A7B"/>
    <w:rsid w:val="006E3353"/>
    <w:rsid w:val="007172EE"/>
    <w:rsid w:val="00721C62"/>
    <w:rsid w:val="00735E59"/>
    <w:rsid w:val="00747BC1"/>
    <w:rsid w:val="007525AF"/>
    <w:rsid w:val="00755C07"/>
    <w:rsid w:val="007604A8"/>
    <w:rsid w:val="007710D2"/>
    <w:rsid w:val="007852DF"/>
    <w:rsid w:val="007864CC"/>
    <w:rsid w:val="007916FD"/>
    <w:rsid w:val="007925E6"/>
    <w:rsid w:val="007B3F92"/>
    <w:rsid w:val="007B4F94"/>
    <w:rsid w:val="007C46F9"/>
    <w:rsid w:val="007C5677"/>
    <w:rsid w:val="007D11CB"/>
    <w:rsid w:val="007D1B7D"/>
    <w:rsid w:val="007F6C9C"/>
    <w:rsid w:val="008409DB"/>
    <w:rsid w:val="008B23F4"/>
    <w:rsid w:val="008D084E"/>
    <w:rsid w:val="00913977"/>
    <w:rsid w:val="00924912"/>
    <w:rsid w:val="00946EE2"/>
    <w:rsid w:val="00947DDF"/>
    <w:rsid w:val="00960311"/>
    <w:rsid w:val="0097222A"/>
    <w:rsid w:val="009822D2"/>
    <w:rsid w:val="009C419D"/>
    <w:rsid w:val="009E3F12"/>
    <w:rsid w:val="009F25F5"/>
    <w:rsid w:val="00A00545"/>
    <w:rsid w:val="00A0225C"/>
    <w:rsid w:val="00A056BD"/>
    <w:rsid w:val="00A2682B"/>
    <w:rsid w:val="00A333A1"/>
    <w:rsid w:val="00A42D76"/>
    <w:rsid w:val="00A438DF"/>
    <w:rsid w:val="00A64935"/>
    <w:rsid w:val="00A65A7C"/>
    <w:rsid w:val="00A75FCC"/>
    <w:rsid w:val="00A87E8B"/>
    <w:rsid w:val="00A91581"/>
    <w:rsid w:val="00AA2C19"/>
    <w:rsid w:val="00AB37FA"/>
    <w:rsid w:val="00B03FE1"/>
    <w:rsid w:val="00B12C2A"/>
    <w:rsid w:val="00B41F5C"/>
    <w:rsid w:val="00B470BB"/>
    <w:rsid w:val="00B47C34"/>
    <w:rsid w:val="00B566C9"/>
    <w:rsid w:val="00B67545"/>
    <w:rsid w:val="00B80183"/>
    <w:rsid w:val="00BC662A"/>
    <w:rsid w:val="00BC70BC"/>
    <w:rsid w:val="00BD386F"/>
    <w:rsid w:val="00BE14C1"/>
    <w:rsid w:val="00BE4CB6"/>
    <w:rsid w:val="00BE546D"/>
    <w:rsid w:val="00C04266"/>
    <w:rsid w:val="00C048AD"/>
    <w:rsid w:val="00C3202B"/>
    <w:rsid w:val="00C7492C"/>
    <w:rsid w:val="00CA096A"/>
    <w:rsid w:val="00CE0070"/>
    <w:rsid w:val="00D147D7"/>
    <w:rsid w:val="00D21547"/>
    <w:rsid w:val="00D731A5"/>
    <w:rsid w:val="00D82F4E"/>
    <w:rsid w:val="00D90BA7"/>
    <w:rsid w:val="00DB3A5C"/>
    <w:rsid w:val="00DD116A"/>
    <w:rsid w:val="00DD5078"/>
    <w:rsid w:val="00DD6118"/>
    <w:rsid w:val="00DD6C78"/>
    <w:rsid w:val="00DF5FD8"/>
    <w:rsid w:val="00E15BFE"/>
    <w:rsid w:val="00E21D61"/>
    <w:rsid w:val="00E62AB0"/>
    <w:rsid w:val="00E81203"/>
    <w:rsid w:val="00EA35D1"/>
    <w:rsid w:val="00EC747D"/>
    <w:rsid w:val="00EF1C05"/>
    <w:rsid w:val="00EF725C"/>
    <w:rsid w:val="00F40A89"/>
    <w:rsid w:val="00F546B0"/>
    <w:rsid w:val="00F60F87"/>
    <w:rsid w:val="00FC379F"/>
    <w:rsid w:val="066F63E5"/>
    <w:rsid w:val="149F3157"/>
    <w:rsid w:val="20CE1FB8"/>
    <w:rsid w:val="314C4E2F"/>
    <w:rsid w:val="36AC5B11"/>
    <w:rsid w:val="384736B4"/>
    <w:rsid w:val="40823731"/>
    <w:rsid w:val="4E3364EE"/>
    <w:rsid w:val="52A05064"/>
    <w:rsid w:val="620E4A13"/>
    <w:rsid w:val="6AB0141A"/>
    <w:rsid w:val="75E17B8B"/>
    <w:rsid w:val="78665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16FB34B"/>
  <w15:docId w15:val="{02FD2710-EC31-2749-96D8-24280F958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Calibri" w:hAnsi="Calibri"/>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qFormat/>
    <w:pPr>
      <w:jc w:val="left"/>
    </w:pPr>
  </w:style>
  <w:style w:type="paragraph" w:styleId="BalloonText">
    <w:name w:val="Balloon Text"/>
    <w:basedOn w:val="Normal"/>
    <w:link w:val="BalloonTextChar"/>
    <w:uiPriority w:val="99"/>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paragraph" w:styleId="CommentSubject">
    <w:name w:val="annotation subject"/>
    <w:basedOn w:val="CommentText"/>
    <w:next w:val="CommentText"/>
    <w:link w:val="CommentSubjectChar"/>
    <w:uiPriority w:val="99"/>
    <w:semiHidden/>
    <w:unhideWhenUsed/>
    <w:qFormat/>
    <w:rPr>
      <w:b/>
      <w:bCs/>
    </w:rPr>
  </w:style>
  <w:style w:type="character" w:styleId="CommentReference">
    <w:name w:val="annotation reference"/>
    <w:basedOn w:val="DefaultParagraphFont"/>
    <w:uiPriority w:val="99"/>
    <w:semiHidden/>
    <w:unhideWhenUsed/>
    <w:qFormat/>
    <w:rPr>
      <w:sz w:val="21"/>
      <w:szCs w:val="21"/>
    </w:rPr>
  </w:style>
  <w:style w:type="character" w:customStyle="1" w:styleId="FooterChar">
    <w:name w:val="Footer Char"/>
    <w:basedOn w:val="DefaultParagraphFont"/>
    <w:link w:val="Footer"/>
    <w:uiPriority w:val="99"/>
    <w:qFormat/>
    <w:rPr>
      <w:rFonts w:ascii="Calibri" w:eastAsia="SimSun" w:hAnsi="Calibri" w:cs="Times New Roman"/>
      <w:sz w:val="18"/>
      <w:szCs w:val="18"/>
    </w:rPr>
  </w:style>
  <w:style w:type="paragraph" w:customStyle="1" w:styleId="1">
    <w:name w:val="列出段落1"/>
    <w:basedOn w:val="Normal"/>
    <w:uiPriority w:val="34"/>
    <w:qFormat/>
    <w:pPr>
      <w:spacing w:line="400" w:lineRule="exact"/>
      <w:ind w:left="840" w:hanging="420"/>
    </w:pPr>
    <w:rPr>
      <w:rFonts w:ascii="SimSun" w:hAnsi="SimSun"/>
      <w:sz w:val="24"/>
    </w:rPr>
  </w:style>
  <w:style w:type="paragraph" w:customStyle="1" w:styleId="fl21">
    <w:name w:val="fl21"/>
    <w:basedOn w:val="Normal"/>
    <w:qFormat/>
    <w:pPr>
      <w:widowControl/>
      <w:spacing w:before="100" w:beforeAutospacing="1" w:after="100" w:afterAutospacing="1" w:line="312" w:lineRule="auto"/>
      <w:jc w:val="left"/>
    </w:pPr>
    <w:rPr>
      <w:rFonts w:ascii="SimSun" w:hAnsi="SimSun" w:hint="eastAsia"/>
      <w:kern w:val="0"/>
      <w:sz w:val="17"/>
      <w:szCs w:val="17"/>
    </w:rPr>
  </w:style>
  <w:style w:type="character" w:customStyle="1" w:styleId="BalloonTextChar">
    <w:name w:val="Balloon Text Char"/>
    <w:basedOn w:val="DefaultParagraphFont"/>
    <w:link w:val="BalloonText"/>
    <w:uiPriority w:val="99"/>
    <w:semiHidden/>
    <w:qFormat/>
    <w:rPr>
      <w:rFonts w:ascii="Calibri" w:eastAsia="SimSun" w:hAnsi="Calibri" w:cs="Times New Roman"/>
      <w:sz w:val="18"/>
      <w:szCs w:val="18"/>
    </w:rPr>
  </w:style>
  <w:style w:type="character" w:customStyle="1" w:styleId="HeaderChar">
    <w:name w:val="Header Char"/>
    <w:basedOn w:val="DefaultParagraphFont"/>
    <w:link w:val="Header"/>
    <w:uiPriority w:val="99"/>
    <w:qFormat/>
    <w:rPr>
      <w:rFonts w:ascii="Calibri" w:eastAsia="SimSun" w:hAnsi="Calibri" w:cs="Times New Roman"/>
      <w:kern w:val="2"/>
      <w:sz w:val="18"/>
      <w:szCs w:val="18"/>
    </w:rPr>
  </w:style>
  <w:style w:type="character" w:customStyle="1" w:styleId="CommentTextChar">
    <w:name w:val="Comment Text Char"/>
    <w:basedOn w:val="DefaultParagraphFont"/>
    <w:link w:val="CommentText"/>
    <w:uiPriority w:val="99"/>
    <w:qFormat/>
    <w:rPr>
      <w:rFonts w:ascii="Calibri" w:eastAsia="SimSun" w:hAnsi="Calibri" w:cs="Times New Roman"/>
      <w:kern w:val="2"/>
      <w:sz w:val="21"/>
      <w:szCs w:val="22"/>
    </w:rPr>
  </w:style>
  <w:style w:type="character" w:customStyle="1" w:styleId="CommentSubjectChar">
    <w:name w:val="Comment Subject Char"/>
    <w:basedOn w:val="CommentTextChar"/>
    <w:link w:val="CommentSubject"/>
    <w:uiPriority w:val="99"/>
    <w:semiHidden/>
    <w:qFormat/>
    <w:rPr>
      <w:rFonts w:ascii="Calibri" w:eastAsia="SimSun" w:hAnsi="Calibri" w:cs="Times New Roman"/>
      <w:b/>
      <w:bCs/>
      <w:kern w:val="2"/>
      <w:sz w:val="21"/>
      <w:szCs w:val="22"/>
    </w:rPr>
  </w:style>
  <w:style w:type="paragraph" w:styleId="ListParagraph">
    <w:name w:val="List Paragraph"/>
    <w:basedOn w:val="Normal"/>
    <w:uiPriority w:val="99"/>
    <w:qFormat/>
    <w:pPr>
      <w:ind w:firstLineChars="200" w:firstLine="420"/>
    </w:pPr>
  </w:style>
  <w:style w:type="paragraph" w:customStyle="1" w:styleId="Revision1">
    <w:name w:val="Revision1"/>
    <w:hidden/>
    <w:uiPriority w:val="99"/>
    <w:semiHidden/>
    <w:qFormat/>
    <w:rPr>
      <w:rFonts w:ascii="Calibri" w:hAnsi="Calibri"/>
      <w:kern w:val="2"/>
      <w:sz w:val="21"/>
      <w:szCs w:val="22"/>
      <w:lang w:val="en-US"/>
    </w:rPr>
  </w:style>
  <w:style w:type="paragraph" w:customStyle="1" w:styleId="Revision2">
    <w:name w:val="Revision2"/>
    <w:hidden/>
    <w:uiPriority w:val="99"/>
    <w:unhideWhenUsed/>
    <w:qFormat/>
    <w:rPr>
      <w:rFonts w:ascii="Calibri" w:hAnsi="Calibri"/>
      <w:kern w:val="2"/>
      <w:sz w:val="21"/>
      <w:szCs w:val="22"/>
      <w:lang w:val="en-US"/>
    </w:rPr>
  </w:style>
  <w:style w:type="paragraph" w:styleId="Revision">
    <w:name w:val="Revision"/>
    <w:hidden/>
    <w:uiPriority w:val="99"/>
    <w:unhideWhenUsed/>
    <w:rsid w:val="00C04266"/>
    <w:rPr>
      <w:rFonts w:ascii="Calibri" w:hAnsi="Calibri"/>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05832-8B48-4581-B1BD-A6D93BFE7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734</Words>
  <Characters>4184</Characters>
  <Application>Microsoft Office Word</Application>
  <DocSecurity>0</DocSecurity>
  <Lines>34</Lines>
  <Paragraphs>9</Paragraphs>
  <ScaleCrop>false</ScaleCrop>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XZBL-BJB004</dc:creator>
  <cp:lastModifiedBy>lei zhong</cp:lastModifiedBy>
  <cp:revision>49</cp:revision>
  <dcterms:created xsi:type="dcterms:W3CDTF">2019-11-28T10:33:00Z</dcterms:created>
  <dcterms:modified xsi:type="dcterms:W3CDTF">2026-01-14T01:38:00Z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eyJoZGlkIjoiMTAyZDY3OTc4NjEzYjcyNDU2NDI0MjA4YmZiMzExNmMiLCJ1c2VySWQiOiIxNjgxOTQxMzk0In0=</vt:lpwstr>
  </property>
  <property fmtid="{D5CDD505-2E9C-101B-9397-08002B2CF9AE}" pid="4" name="ICV">
    <vt:lpwstr>BA18485A75C14E808B7BF61B6856BCF2_13</vt:lpwstr>
  </property>
</Properties>
</file>